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94347C">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94347C">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5338CCBB"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05D64F58" w14:textId="09AE90C1" w:rsidR="00264A3E" w:rsidRDefault="00264A3E" w:rsidP="00D03D8E">
      <w:pPr>
        <w:rPr>
          <w:rFonts w:cstheme="minorHAnsi"/>
          <w:color w:val="212529"/>
          <w:sz w:val="32"/>
          <w:szCs w:val="32"/>
          <w:shd w:val="clear" w:color="auto" w:fill="FFFFFF"/>
        </w:rPr>
        <w:sectPr w:rsidR="00264A3E" w:rsidSect="00A137FC">
          <w:headerReference w:type="first" r:id="rId12"/>
          <w:footerReference w:type="first" r:id="rId13"/>
          <w:pgSz w:w="12240" w:h="15840"/>
          <w:pgMar w:top="1440" w:right="1440" w:bottom="1440" w:left="1440" w:header="720" w:footer="720" w:gutter="0"/>
          <w:pgNumType w:start="0"/>
          <w:cols w:space="720"/>
          <w:titlePg/>
          <w:docGrid w:linePitch="360"/>
        </w:sectPr>
      </w:pPr>
    </w:p>
    <w:p w14:paraId="165B5DF5" w14:textId="6B25024E" w:rsidR="00D03D8E" w:rsidRPr="002E3814" w:rsidRDefault="00D03D8E" w:rsidP="00D03D8E">
      <w:pPr>
        <w:rPr>
          <w:rFonts w:cstheme="minorHAnsi"/>
          <w:color w:val="212529"/>
          <w:sz w:val="32"/>
          <w:szCs w:val="32"/>
          <w:shd w:val="clear" w:color="auto" w:fill="FFFFFF"/>
        </w:rPr>
      </w:pPr>
    </w:p>
    <w:p w14:paraId="1C69AA38" w14:textId="62BE46DA" w:rsidR="00673AD7" w:rsidRDefault="00A06ACF" w:rsidP="00264A3E">
      <w:pPr>
        <w:jc w:val="center"/>
        <w:rPr>
          <w:b/>
          <w:bCs/>
          <w:sz w:val="32"/>
          <w:szCs w:val="32"/>
        </w:rPr>
      </w:pPr>
      <w:r>
        <w:rPr>
          <w:b/>
          <w:bCs/>
          <w:sz w:val="32"/>
          <w:szCs w:val="32"/>
        </w:rPr>
        <w:t xml:space="preserve">Network </w:t>
      </w:r>
      <w:r w:rsidR="00E13BB8">
        <w:rPr>
          <w:b/>
          <w:bCs/>
          <w:sz w:val="32"/>
          <w:szCs w:val="32"/>
        </w:rPr>
        <w:t xml:space="preserve">Traffic </w:t>
      </w:r>
      <w:r w:rsidR="00860CBF">
        <w:rPr>
          <w:b/>
          <w:bCs/>
          <w:sz w:val="32"/>
          <w:szCs w:val="32"/>
        </w:rPr>
        <w:t xml:space="preserve">Encryption </w:t>
      </w:r>
      <w:r w:rsidR="00B816FA">
        <w:rPr>
          <w:b/>
          <w:bCs/>
          <w:sz w:val="32"/>
          <w:szCs w:val="32"/>
        </w:rPr>
        <w:t>Tools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662570E" w14:textId="4A8ADEB5" w:rsidR="008E1C86"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29732" w:history="1">
            <w:r w:rsidR="008E1C86" w:rsidRPr="00C5534C">
              <w:rPr>
                <w:rStyle w:val="Hyperlink"/>
                <w:noProof/>
              </w:rPr>
              <w:t>1.</w:t>
            </w:r>
            <w:r w:rsidR="008E1C86">
              <w:rPr>
                <w:rFonts w:eastAsiaTheme="minorEastAsia"/>
                <w:noProof/>
              </w:rPr>
              <w:tab/>
            </w:r>
            <w:r w:rsidR="008E1C86" w:rsidRPr="00C5534C">
              <w:rPr>
                <w:rStyle w:val="Hyperlink"/>
                <w:noProof/>
              </w:rPr>
              <w:t>Abstract</w:t>
            </w:r>
            <w:r w:rsidR="008E1C86">
              <w:rPr>
                <w:noProof/>
                <w:webHidden/>
              </w:rPr>
              <w:tab/>
            </w:r>
            <w:r w:rsidR="008E1C86">
              <w:rPr>
                <w:noProof/>
                <w:webHidden/>
              </w:rPr>
              <w:fldChar w:fldCharType="begin"/>
            </w:r>
            <w:r w:rsidR="008E1C86">
              <w:rPr>
                <w:noProof/>
                <w:webHidden/>
              </w:rPr>
              <w:instrText xml:space="preserve"> PAGEREF _Toc89629732 \h </w:instrText>
            </w:r>
            <w:r w:rsidR="008E1C86">
              <w:rPr>
                <w:noProof/>
                <w:webHidden/>
              </w:rPr>
            </w:r>
            <w:r w:rsidR="008E1C86">
              <w:rPr>
                <w:noProof/>
                <w:webHidden/>
              </w:rPr>
              <w:fldChar w:fldCharType="separate"/>
            </w:r>
            <w:r w:rsidR="008E1C86">
              <w:rPr>
                <w:noProof/>
                <w:webHidden/>
              </w:rPr>
              <w:t>1</w:t>
            </w:r>
            <w:r w:rsidR="008E1C86">
              <w:rPr>
                <w:noProof/>
                <w:webHidden/>
              </w:rPr>
              <w:fldChar w:fldCharType="end"/>
            </w:r>
          </w:hyperlink>
        </w:p>
        <w:p w14:paraId="45B297F7" w14:textId="7E279031" w:rsidR="008E1C86" w:rsidRDefault="008E1C86">
          <w:pPr>
            <w:pStyle w:val="TOC1"/>
            <w:tabs>
              <w:tab w:val="left" w:pos="440"/>
              <w:tab w:val="right" w:leader="dot" w:pos="9350"/>
            </w:tabs>
            <w:rPr>
              <w:rFonts w:eastAsiaTheme="minorEastAsia"/>
              <w:noProof/>
            </w:rPr>
          </w:pPr>
          <w:hyperlink w:anchor="_Toc89629733" w:history="1">
            <w:r w:rsidRPr="00C5534C">
              <w:rPr>
                <w:rStyle w:val="Hyperlink"/>
                <w:noProof/>
              </w:rPr>
              <w:t>2.</w:t>
            </w:r>
            <w:r>
              <w:rPr>
                <w:rFonts w:eastAsiaTheme="minorEastAsia"/>
                <w:noProof/>
              </w:rPr>
              <w:tab/>
            </w:r>
            <w:r w:rsidRPr="00C5534C">
              <w:rPr>
                <w:rStyle w:val="Hyperlink"/>
                <w:noProof/>
              </w:rPr>
              <w:t>Introduction</w:t>
            </w:r>
            <w:r>
              <w:rPr>
                <w:noProof/>
                <w:webHidden/>
              </w:rPr>
              <w:tab/>
            </w:r>
            <w:r>
              <w:rPr>
                <w:noProof/>
                <w:webHidden/>
              </w:rPr>
              <w:fldChar w:fldCharType="begin"/>
            </w:r>
            <w:r>
              <w:rPr>
                <w:noProof/>
                <w:webHidden/>
              </w:rPr>
              <w:instrText xml:space="preserve"> PAGEREF _Toc89629733 \h </w:instrText>
            </w:r>
            <w:r>
              <w:rPr>
                <w:noProof/>
                <w:webHidden/>
              </w:rPr>
            </w:r>
            <w:r>
              <w:rPr>
                <w:noProof/>
                <w:webHidden/>
              </w:rPr>
              <w:fldChar w:fldCharType="separate"/>
            </w:r>
            <w:r>
              <w:rPr>
                <w:noProof/>
                <w:webHidden/>
              </w:rPr>
              <w:t>1</w:t>
            </w:r>
            <w:r>
              <w:rPr>
                <w:noProof/>
                <w:webHidden/>
              </w:rPr>
              <w:fldChar w:fldCharType="end"/>
            </w:r>
          </w:hyperlink>
        </w:p>
        <w:p w14:paraId="6F7CBD70" w14:textId="5177B0D6" w:rsidR="008E1C86" w:rsidRDefault="008E1C86">
          <w:pPr>
            <w:pStyle w:val="TOC2"/>
            <w:tabs>
              <w:tab w:val="left" w:pos="880"/>
              <w:tab w:val="right" w:leader="dot" w:pos="9350"/>
            </w:tabs>
            <w:rPr>
              <w:rFonts w:eastAsiaTheme="minorEastAsia"/>
              <w:noProof/>
            </w:rPr>
          </w:pPr>
          <w:hyperlink w:anchor="_Toc89629734" w:history="1">
            <w:r w:rsidRPr="00C5534C">
              <w:rPr>
                <w:rStyle w:val="Hyperlink"/>
                <w:noProof/>
              </w:rPr>
              <w:t>2.1.</w:t>
            </w:r>
            <w:r>
              <w:rPr>
                <w:rFonts w:eastAsiaTheme="minorEastAsia"/>
                <w:noProof/>
              </w:rPr>
              <w:tab/>
            </w:r>
            <w:r w:rsidRPr="00C5534C">
              <w:rPr>
                <w:rStyle w:val="Hyperlink"/>
                <w:noProof/>
              </w:rPr>
              <w:t>Brief Encryption &amp; Internet History</w:t>
            </w:r>
            <w:r>
              <w:rPr>
                <w:noProof/>
                <w:webHidden/>
              </w:rPr>
              <w:tab/>
            </w:r>
            <w:r>
              <w:rPr>
                <w:noProof/>
                <w:webHidden/>
              </w:rPr>
              <w:fldChar w:fldCharType="begin"/>
            </w:r>
            <w:r>
              <w:rPr>
                <w:noProof/>
                <w:webHidden/>
              </w:rPr>
              <w:instrText xml:space="preserve"> PAGEREF _Toc89629734 \h </w:instrText>
            </w:r>
            <w:r>
              <w:rPr>
                <w:noProof/>
                <w:webHidden/>
              </w:rPr>
            </w:r>
            <w:r>
              <w:rPr>
                <w:noProof/>
                <w:webHidden/>
              </w:rPr>
              <w:fldChar w:fldCharType="separate"/>
            </w:r>
            <w:r>
              <w:rPr>
                <w:noProof/>
                <w:webHidden/>
              </w:rPr>
              <w:t>1</w:t>
            </w:r>
            <w:r>
              <w:rPr>
                <w:noProof/>
                <w:webHidden/>
              </w:rPr>
              <w:fldChar w:fldCharType="end"/>
            </w:r>
          </w:hyperlink>
        </w:p>
        <w:p w14:paraId="1F7C624F" w14:textId="6011EFF0" w:rsidR="008E1C86" w:rsidRDefault="008E1C86">
          <w:pPr>
            <w:pStyle w:val="TOC2"/>
            <w:tabs>
              <w:tab w:val="left" w:pos="880"/>
              <w:tab w:val="right" w:leader="dot" w:pos="9350"/>
            </w:tabs>
            <w:rPr>
              <w:rFonts w:eastAsiaTheme="minorEastAsia"/>
              <w:noProof/>
            </w:rPr>
          </w:pPr>
          <w:hyperlink w:anchor="_Toc89629735" w:history="1">
            <w:r w:rsidRPr="00C5534C">
              <w:rPr>
                <w:rStyle w:val="Hyperlink"/>
                <w:noProof/>
              </w:rPr>
              <w:t>2.2.</w:t>
            </w:r>
            <w:r>
              <w:rPr>
                <w:rFonts w:eastAsiaTheme="minorEastAsia"/>
                <w:noProof/>
              </w:rPr>
              <w:tab/>
            </w:r>
            <w:r w:rsidRPr="00C5534C">
              <w:rPr>
                <w:rStyle w:val="Hyperlink"/>
                <w:noProof/>
              </w:rPr>
              <w:t>Internet Service Providers</w:t>
            </w:r>
            <w:r>
              <w:rPr>
                <w:noProof/>
                <w:webHidden/>
              </w:rPr>
              <w:tab/>
            </w:r>
            <w:r>
              <w:rPr>
                <w:noProof/>
                <w:webHidden/>
              </w:rPr>
              <w:fldChar w:fldCharType="begin"/>
            </w:r>
            <w:r>
              <w:rPr>
                <w:noProof/>
                <w:webHidden/>
              </w:rPr>
              <w:instrText xml:space="preserve"> PAGEREF _Toc89629735 \h </w:instrText>
            </w:r>
            <w:r>
              <w:rPr>
                <w:noProof/>
                <w:webHidden/>
              </w:rPr>
            </w:r>
            <w:r>
              <w:rPr>
                <w:noProof/>
                <w:webHidden/>
              </w:rPr>
              <w:fldChar w:fldCharType="separate"/>
            </w:r>
            <w:r>
              <w:rPr>
                <w:noProof/>
                <w:webHidden/>
              </w:rPr>
              <w:t>3</w:t>
            </w:r>
            <w:r>
              <w:rPr>
                <w:noProof/>
                <w:webHidden/>
              </w:rPr>
              <w:fldChar w:fldCharType="end"/>
            </w:r>
          </w:hyperlink>
        </w:p>
        <w:p w14:paraId="01D4247B" w14:textId="2A96BD9F" w:rsidR="008E1C86" w:rsidRDefault="008E1C86">
          <w:pPr>
            <w:pStyle w:val="TOC2"/>
            <w:tabs>
              <w:tab w:val="left" w:pos="880"/>
              <w:tab w:val="right" w:leader="dot" w:pos="9350"/>
            </w:tabs>
            <w:rPr>
              <w:rFonts w:eastAsiaTheme="minorEastAsia"/>
              <w:noProof/>
            </w:rPr>
          </w:pPr>
          <w:hyperlink w:anchor="_Toc89629736" w:history="1">
            <w:r w:rsidRPr="00C5534C">
              <w:rPr>
                <w:rStyle w:val="Hyperlink"/>
                <w:noProof/>
              </w:rPr>
              <w:t>2.3.</w:t>
            </w:r>
            <w:r>
              <w:rPr>
                <w:rFonts w:eastAsiaTheme="minorEastAsia"/>
                <w:noProof/>
              </w:rPr>
              <w:tab/>
            </w:r>
            <w:r w:rsidRPr="00C5534C">
              <w:rPr>
                <w:rStyle w:val="Hyperlink"/>
                <w:noProof/>
              </w:rPr>
              <w:t>Encrypted Network communication</w:t>
            </w:r>
            <w:r>
              <w:rPr>
                <w:noProof/>
                <w:webHidden/>
              </w:rPr>
              <w:tab/>
            </w:r>
            <w:r>
              <w:rPr>
                <w:noProof/>
                <w:webHidden/>
              </w:rPr>
              <w:fldChar w:fldCharType="begin"/>
            </w:r>
            <w:r>
              <w:rPr>
                <w:noProof/>
                <w:webHidden/>
              </w:rPr>
              <w:instrText xml:space="preserve"> PAGEREF _Toc89629736 \h </w:instrText>
            </w:r>
            <w:r>
              <w:rPr>
                <w:noProof/>
                <w:webHidden/>
              </w:rPr>
            </w:r>
            <w:r>
              <w:rPr>
                <w:noProof/>
                <w:webHidden/>
              </w:rPr>
              <w:fldChar w:fldCharType="separate"/>
            </w:r>
            <w:r>
              <w:rPr>
                <w:noProof/>
                <w:webHidden/>
              </w:rPr>
              <w:t>4</w:t>
            </w:r>
            <w:r>
              <w:rPr>
                <w:noProof/>
                <w:webHidden/>
              </w:rPr>
              <w:fldChar w:fldCharType="end"/>
            </w:r>
          </w:hyperlink>
        </w:p>
        <w:p w14:paraId="42882381" w14:textId="0355BF81" w:rsidR="008E1C86" w:rsidRDefault="008E1C86">
          <w:pPr>
            <w:pStyle w:val="TOC3"/>
            <w:tabs>
              <w:tab w:val="left" w:pos="1320"/>
              <w:tab w:val="right" w:leader="dot" w:pos="9350"/>
            </w:tabs>
            <w:rPr>
              <w:rFonts w:eastAsiaTheme="minorEastAsia"/>
              <w:noProof/>
            </w:rPr>
          </w:pPr>
          <w:hyperlink w:anchor="_Toc89629737" w:history="1">
            <w:r w:rsidRPr="00C5534C">
              <w:rPr>
                <w:rStyle w:val="Hyperlink"/>
                <w:noProof/>
              </w:rPr>
              <w:t>2.3.1.</w:t>
            </w:r>
            <w:r>
              <w:rPr>
                <w:rFonts w:eastAsiaTheme="minorEastAsia"/>
                <w:noProof/>
              </w:rPr>
              <w:tab/>
            </w:r>
            <w:r w:rsidRPr="00C5534C">
              <w:rPr>
                <w:rStyle w:val="Hyperlink"/>
                <w:noProof/>
              </w:rPr>
              <w:t>How it works</w:t>
            </w:r>
            <w:r>
              <w:rPr>
                <w:noProof/>
                <w:webHidden/>
              </w:rPr>
              <w:tab/>
            </w:r>
            <w:r>
              <w:rPr>
                <w:noProof/>
                <w:webHidden/>
              </w:rPr>
              <w:fldChar w:fldCharType="begin"/>
            </w:r>
            <w:r>
              <w:rPr>
                <w:noProof/>
                <w:webHidden/>
              </w:rPr>
              <w:instrText xml:space="preserve"> PAGEREF _Toc89629737 \h </w:instrText>
            </w:r>
            <w:r>
              <w:rPr>
                <w:noProof/>
                <w:webHidden/>
              </w:rPr>
            </w:r>
            <w:r>
              <w:rPr>
                <w:noProof/>
                <w:webHidden/>
              </w:rPr>
              <w:fldChar w:fldCharType="separate"/>
            </w:r>
            <w:r>
              <w:rPr>
                <w:noProof/>
                <w:webHidden/>
              </w:rPr>
              <w:t>5</w:t>
            </w:r>
            <w:r>
              <w:rPr>
                <w:noProof/>
                <w:webHidden/>
              </w:rPr>
              <w:fldChar w:fldCharType="end"/>
            </w:r>
          </w:hyperlink>
        </w:p>
        <w:p w14:paraId="7BC6D4C4" w14:textId="073CF8F8" w:rsidR="008E1C86" w:rsidRDefault="008E1C86">
          <w:pPr>
            <w:pStyle w:val="TOC3"/>
            <w:tabs>
              <w:tab w:val="left" w:pos="1320"/>
              <w:tab w:val="right" w:leader="dot" w:pos="9350"/>
            </w:tabs>
            <w:rPr>
              <w:rFonts w:eastAsiaTheme="minorEastAsia"/>
              <w:noProof/>
            </w:rPr>
          </w:pPr>
          <w:hyperlink w:anchor="_Toc89629738" w:history="1">
            <w:r w:rsidRPr="00C5534C">
              <w:rPr>
                <w:rStyle w:val="Hyperlink"/>
                <w:noProof/>
              </w:rPr>
              <w:t>2.3.2.</w:t>
            </w:r>
            <w:r>
              <w:rPr>
                <w:rFonts w:eastAsiaTheme="minorEastAsia"/>
                <w:noProof/>
              </w:rPr>
              <w:tab/>
            </w:r>
            <w:r w:rsidRPr="00C5534C">
              <w:rPr>
                <w:rStyle w:val="Hyperlink"/>
                <w:noProof/>
              </w:rPr>
              <w:t>VPN types and use cases</w:t>
            </w:r>
            <w:r>
              <w:rPr>
                <w:noProof/>
                <w:webHidden/>
              </w:rPr>
              <w:tab/>
            </w:r>
            <w:r>
              <w:rPr>
                <w:noProof/>
                <w:webHidden/>
              </w:rPr>
              <w:fldChar w:fldCharType="begin"/>
            </w:r>
            <w:r>
              <w:rPr>
                <w:noProof/>
                <w:webHidden/>
              </w:rPr>
              <w:instrText xml:space="preserve"> PAGEREF _Toc89629738 \h </w:instrText>
            </w:r>
            <w:r>
              <w:rPr>
                <w:noProof/>
                <w:webHidden/>
              </w:rPr>
            </w:r>
            <w:r>
              <w:rPr>
                <w:noProof/>
                <w:webHidden/>
              </w:rPr>
              <w:fldChar w:fldCharType="separate"/>
            </w:r>
            <w:r>
              <w:rPr>
                <w:noProof/>
                <w:webHidden/>
              </w:rPr>
              <w:t>8</w:t>
            </w:r>
            <w:r>
              <w:rPr>
                <w:noProof/>
                <w:webHidden/>
              </w:rPr>
              <w:fldChar w:fldCharType="end"/>
            </w:r>
          </w:hyperlink>
        </w:p>
        <w:p w14:paraId="15DD704C" w14:textId="4C45163D" w:rsidR="008E1C86" w:rsidRDefault="008E1C86">
          <w:pPr>
            <w:pStyle w:val="TOC2"/>
            <w:tabs>
              <w:tab w:val="left" w:pos="880"/>
              <w:tab w:val="right" w:leader="dot" w:pos="9350"/>
            </w:tabs>
            <w:rPr>
              <w:rFonts w:eastAsiaTheme="minorEastAsia"/>
              <w:noProof/>
            </w:rPr>
          </w:pPr>
          <w:hyperlink w:anchor="_Toc89629739" w:history="1">
            <w:r w:rsidRPr="00C5534C">
              <w:rPr>
                <w:rStyle w:val="Hyperlink"/>
                <w:noProof/>
              </w:rPr>
              <w:t>2.4.</w:t>
            </w:r>
            <w:r>
              <w:rPr>
                <w:rFonts w:eastAsiaTheme="minorEastAsia"/>
                <w:noProof/>
              </w:rPr>
              <w:tab/>
            </w:r>
            <w:r w:rsidRPr="00C5534C">
              <w:rPr>
                <w:rStyle w:val="Hyperlink"/>
                <w:noProof/>
              </w:rPr>
              <w:t>Anonymous Network communication</w:t>
            </w:r>
            <w:r>
              <w:rPr>
                <w:noProof/>
                <w:webHidden/>
              </w:rPr>
              <w:tab/>
            </w:r>
            <w:r>
              <w:rPr>
                <w:noProof/>
                <w:webHidden/>
              </w:rPr>
              <w:fldChar w:fldCharType="begin"/>
            </w:r>
            <w:r>
              <w:rPr>
                <w:noProof/>
                <w:webHidden/>
              </w:rPr>
              <w:instrText xml:space="preserve"> PAGEREF _Toc89629739 \h </w:instrText>
            </w:r>
            <w:r>
              <w:rPr>
                <w:noProof/>
                <w:webHidden/>
              </w:rPr>
            </w:r>
            <w:r>
              <w:rPr>
                <w:noProof/>
                <w:webHidden/>
              </w:rPr>
              <w:fldChar w:fldCharType="separate"/>
            </w:r>
            <w:r>
              <w:rPr>
                <w:noProof/>
                <w:webHidden/>
              </w:rPr>
              <w:t>14</w:t>
            </w:r>
            <w:r>
              <w:rPr>
                <w:noProof/>
                <w:webHidden/>
              </w:rPr>
              <w:fldChar w:fldCharType="end"/>
            </w:r>
          </w:hyperlink>
        </w:p>
        <w:p w14:paraId="6B29C848" w14:textId="7CE31979" w:rsidR="008E1C86" w:rsidRDefault="008E1C86">
          <w:pPr>
            <w:pStyle w:val="TOC3"/>
            <w:tabs>
              <w:tab w:val="left" w:pos="1320"/>
              <w:tab w:val="right" w:leader="dot" w:pos="9350"/>
            </w:tabs>
            <w:rPr>
              <w:rFonts w:eastAsiaTheme="minorEastAsia"/>
              <w:noProof/>
            </w:rPr>
          </w:pPr>
          <w:hyperlink w:anchor="_Toc89629740" w:history="1">
            <w:r w:rsidRPr="00C5534C">
              <w:rPr>
                <w:rStyle w:val="Hyperlink"/>
                <w:noProof/>
              </w:rPr>
              <w:t>2.4.1.</w:t>
            </w:r>
            <w:r>
              <w:rPr>
                <w:rFonts w:eastAsiaTheme="minorEastAsia"/>
                <w:noProof/>
              </w:rPr>
              <w:tab/>
            </w:r>
            <w:r w:rsidRPr="00C5534C">
              <w:rPr>
                <w:rStyle w:val="Hyperlink"/>
                <w:noProof/>
              </w:rPr>
              <w:t>The Onion Routing - How it works [47]</w:t>
            </w:r>
            <w:r>
              <w:rPr>
                <w:noProof/>
                <w:webHidden/>
              </w:rPr>
              <w:tab/>
            </w:r>
            <w:r>
              <w:rPr>
                <w:noProof/>
                <w:webHidden/>
              </w:rPr>
              <w:fldChar w:fldCharType="begin"/>
            </w:r>
            <w:r>
              <w:rPr>
                <w:noProof/>
                <w:webHidden/>
              </w:rPr>
              <w:instrText xml:space="preserve"> PAGEREF _Toc89629740 \h </w:instrText>
            </w:r>
            <w:r>
              <w:rPr>
                <w:noProof/>
                <w:webHidden/>
              </w:rPr>
            </w:r>
            <w:r>
              <w:rPr>
                <w:noProof/>
                <w:webHidden/>
              </w:rPr>
              <w:fldChar w:fldCharType="separate"/>
            </w:r>
            <w:r>
              <w:rPr>
                <w:noProof/>
                <w:webHidden/>
              </w:rPr>
              <w:t>14</w:t>
            </w:r>
            <w:r>
              <w:rPr>
                <w:noProof/>
                <w:webHidden/>
              </w:rPr>
              <w:fldChar w:fldCharType="end"/>
            </w:r>
          </w:hyperlink>
        </w:p>
        <w:p w14:paraId="3CF56698" w14:textId="1F1464D0" w:rsidR="008E1C86" w:rsidRDefault="008E1C86">
          <w:pPr>
            <w:pStyle w:val="TOC3"/>
            <w:tabs>
              <w:tab w:val="left" w:pos="1320"/>
              <w:tab w:val="right" w:leader="dot" w:pos="9350"/>
            </w:tabs>
            <w:rPr>
              <w:rFonts w:eastAsiaTheme="minorEastAsia"/>
              <w:noProof/>
            </w:rPr>
          </w:pPr>
          <w:hyperlink w:anchor="_Toc89629741" w:history="1">
            <w:r w:rsidRPr="00C5534C">
              <w:rPr>
                <w:rStyle w:val="Hyperlink"/>
                <w:noProof/>
              </w:rPr>
              <w:t>2.4.2.</w:t>
            </w:r>
            <w:r>
              <w:rPr>
                <w:rFonts w:eastAsiaTheme="minorEastAsia"/>
                <w:noProof/>
              </w:rPr>
              <w:tab/>
            </w:r>
            <w:r w:rsidRPr="00C5534C">
              <w:rPr>
                <w:rStyle w:val="Hyperlink"/>
                <w:noProof/>
              </w:rPr>
              <w:t>Tor Hidden Services – How it works</w:t>
            </w:r>
            <w:r>
              <w:rPr>
                <w:noProof/>
                <w:webHidden/>
              </w:rPr>
              <w:tab/>
            </w:r>
            <w:r>
              <w:rPr>
                <w:noProof/>
                <w:webHidden/>
              </w:rPr>
              <w:fldChar w:fldCharType="begin"/>
            </w:r>
            <w:r>
              <w:rPr>
                <w:noProof/>
                <w:webHidden/>
              </w:rPr>
              <w:instrText xml:space="preserve"> PAGEREF _Toc89629741 \h </w:instrText>
            </w:r>
            <w:r>
              <w:rPr>
                <w:noProof/>
                <w:webHidden/>
              </w:rPr>
            </w:r>
            <w:r>
              <w:rPr>
                <w:noProof/>
                <w:webHidden/>
              </w:rPr>
              <w:fldChar w:fldCharType="separate"/>
            </w:r>
            <w:r>
              <w:rPr>
                <w:noProof/>
                <w:webHidden/>
              </w:rPr>
              <w:t>17</w:t>
            </w:r>
            <w:r>
              <w:rPr>
                <w:noProof/>
                <w:webHidden/>
              </w:rPr>
              <w:fldChar w:fldCharType="end"/>
            </w:r>
          </w:hyperlink>
        </w:p>
        <w:p w14:paraId="2D6DB98D" w14:textId="08749EA6" w:rsidR="008E1C86" w:rsidRDefault="008E1C86">
          <w:pPr>
            <w:pStyle w:val="TOC3"/>
            <w:tabs>
              <w:tab w:val="left" w:pos="1320"/>
              <w:tab w:val="right" w:leader="dot" w:pos="9350"/>
            </w:tabs>
            <w:rPr>
              <w:rFonts w:eastAsiaTheme="minorEastAsia"/>
              <w:noProof/>
            </w:rPr>
          </w:pPr>
          <w:hyperlink w:anchor="_Toc89629742" w:history="1">
            <w:r w:rsidRPr="00C5534C">
              <w:rPr>
                <w:rStyle w:val="Hyperlink"/>
                <w:noProof/>
              </w:rPr>
              <w:t>2.4.3.</w:t>
            </w:r>
            <w:r>
              <w:rPr>
                <w:rFonts w:eastAsiaTheme="minorEastAsia"/>
                <w:noProof/>
              </w:rPr>
              <w:tab/>
            </w:r>
            <w:r w:rsidRPr="00C5534C">
              <w:rPr>
                <w:rStyle w:val="Hyperlink"/>
                <w:noProof/>
              </w:rPr>
              <w:t>Vulnerability issues &amp; Forensics</w:t>
            </w:r>
            <w:r>
              <w:rPr>
                <w:noProof/>
                <w:webHidden/>
              </w:rPr>
              <w:tab/>
            </w:r>
            <w:r>
              <w:rPr>
                <w:noProof/>
                <w:webHidden/>
              </w:rPr>
              <w:fldChar w:fldCharType="begin"/>
            </w:r>
            <w:r>
              <w:rPr>
                <w:noProof/>
                <w:webHidden/>
              </w:rPr>
              <w:instrText xml:space="preserve"> PAGEREF _Toc89629742 \h </w:instrText>
            </w:r>
            <w:r>
              <w:rPr>
                <w:noProof/>
                <w:webHidden/>
              </w:rPr>
            </w:r>
            <w:r>
              <w:rPr>
                <w:noProof/>
                <w:webHidden/>
              </w:rPr>
              <w:fldChar w:fldCharType="separate"/>
            </w:r>
            <w:r>
              <w:rPr>
                <w:noProof/>
                <w:webHidden/>
              </w:rPr>
              <w:t>2</w:t>
            </w:r>
            <w:r>
              <w:rPr>
                <w:noProof/>
                <w:webHidden/>
              </w:rPr>
              <w:fldChar w:fldCharType="end"/>
            </w:r>
          </w:hyperlink>
        </w:p>
        <w:p w14:paraId="65741203" w14:textId="6B6DE787" w:rsidR="008E1C86" w:rsidRDefault="008E1C86">
          <w:pPr>
            <w:pStyle w:val="TOC2"/>
            <w:tabs>
              <w:tab w:val="left" w:pos="880"/>
              <w:tab w:val="right" w:leader="dot" w:pos="9350"/>
            </w:tabs>
            <w:rPr>
              <w:rFonts w:eastAsiaTheme="minorEastAsia"/>
              <w:noProof/>
            </w:rPr>
          </w:pPr>
          <w:hyperlink w:anchor="_Toc89629743" w:history="1">
            <w:r w:rsidRPr="00C5534C">
              <w:rPr>
                <w:rStyle w:val="Hyperlink"/>
                <w:noProof/>
              </w:rPr>
              <w:t>2.5.</w:t>
            </w:r>
            <w:r>
              <w:rPr>
                <w:rFonts w:eastAsiaTheme="minorEastAsia"/>
                <w:noProof/>
              </w:rPr>
              <w:tab/>
            </w:r>
            <w:r w:rsidRPr="00C5534C">
              <w:rPr>
                <w:rStyle w:val="Hyperlink"/>
                <w:noProof/>
              </w:rPr>
              <w:t>The caveat law thing</w:t>
            </w:r>
            <w:r>
              <w:rPr>
                <w:noProof/>
                <w:webHidden/>
              </w:rPr>
              <w:tab/>
            </w:r>
            <w:r>
              <w:rPr>
                <w:noProof/>
                <w:webHidden/>
              </w:rPr>
              <w:fldChar w:fldCharType="begin"/>
            </w:r>
            <w:r>
              <w:rPr>
                <w:noProof/>
                <w:webHidden/>
              </w:rPr>
              <w:instrText xml:space="preserve"> PAGEREF _Toc89629743 \h </w:instrText>
            </w:r>
            <w:r>
              <w:rPr>
                <w:noProof/>
                <w:webHidden/>
              </w:rPr>
            </w:r>
            <w:r>
              <w:rPr>
                <w:noProof/>
                <w:webHidden/>
              </w:rPr>
              <w:fldChar w:fldCharType="separate"/>
            </w:r>
            <w:r>
              <w:rPr>
                <w:noProof/>
                <w:webHidden/>
              </w:rPr>
              <w:t>2</w:t>
            </w:r>
            <w:r>
              <w:rPr>
                <w:noProof/>
                <w:webHidden/>
              </w:rPr>
              <w:fldChar w:fldCharType="end"/>
            </w:r>
          </w:hyperlink>
        </w:p>
        <w:p w14:paraId="30E3FB58" w14:textId="50797FDE" w:rsidR="008E1C86" w:rsidRDefault="008E1C86">
          <w:pPr>
            <w:pStyle w:val="TOC1"/>
            <w:tabs>
              <w:tab w:val="left" w:pos="440"/>
              <w:tab w:val="right" w:leader="dot" w:pos="9350"/>
            </w:tabs>
            <w:rPr>
              <w:rFonts w:eastAsiaTheme="minorEastAsia"/>
              <w:noProof/>
            </w:rPr>
          </w:pPr>
          <w:hyperlink w:anchor="_Toc89629744" w:history="1">
            <w:r w:rsidRPr="00C5534C">
              <w:rPr>
                <w:rStyle w:val="Hyperlink"/>
                <w:noProof/>
              </w:rPr>
              <w:t>3.</w:t>
            </w:r>
            <w:r>
              <w:rPr>
                <w:rFonts w:eastAsiaTheme="minorEastAsia"/>
                <w:noProof/>
              </w:rPr>
              <w:tab/>
            </w:r>
            <w:r w:rsidRPr="00C5534C">
              <w:rPr>
                <w:rStyle w:val="Hyperlink"/>
                <w:noProof/>
              </w:rPr>
              <w:t>Security tools</w:t>
            </w:r>
            <w:r>
              <w:rPr>
                <w:noProof/>
                <w:webHidden/>
              </w:rPr>
              <w:tab/>
            </w:r>
            <w:r>
              <w:rPr>
                <w:noProof/>
                <w:webHidden/>
              </w:rPr>
              <w:fldChar w:fldCharType="begin"/>
            </w:r>
            <w:r>
              <w:rPr>
                <w:noProof/>
                <w:webHidden/>
              </w:rPr>
              <w:instrText xml:space="preserve"> PAGEREF _Toc89629744 \h </w:instrText>
            </w:r>
            <w:r>
              <w:rPr>
                <w:noProof/>
                <w:webHidden/>
              </w:rPr>
            </w:r>
            <w:r>
              <w:rPr>
                <w:noProof/>
                <w:webHidden/>
              </w:rPr>
              <w:fldChar w:fldCharType="separate"/>
            </w:r>
            <w:r>
              <w:rPr>
                <w:noProof/>
                <w:webHidden/>
              </w:rPr>
              <w:t>3</w:t>
            </w:r>
            <w:r>
              <w:rPr>
                <w:noProof/>
                <w:webHidden/>
              </w:rPr>
              <w:fldChar w:fldCharType="end"/>
            </w:r>
          </w:hyperlink>
        </w:p>
        <w:p w14:paraId="352E3B48" w14:textId="39D1CBFA" w:rsidR="008E1C86" w:rsidRDefault="008E1C86">
          <w:pPr>
            <w:pStyle w:val="TOC2"/>
            <w:tabs>
              <w:tab w:val="left" w:pos="880"/>
              <w:tab w:val="right" w:leader="dot" w:pos="9350"/>
            </w:tabs>
            <w:rPr>
              <w:rFonts w:eastAsiaTheme="minorEastAsia"/>
              <w:noProof/>
            </w:rPr>
          </w:pPr>
          <w:hyperlink w:anchor="_Toc89629745" w:history="1">
            <w:r w:rsidRPr="00C5534C">
              <w:rPr>
                <w:rStyle w:val="Hyperlink"/>
                <w:noProof/>
              </w:rPr>
              <w:t>3.1.</w:t>
            </w:r>
            <w:r>
              <w:rPr>
                <w:rFonts w:eastAsiaTheme="minorEastAsia"/>
                <w:noProof/>
              </w:rPr>
              <w:tab/>
            </w:r>
            <w:r w:rsidRPr="00C5534C">
              <w:rPr>
                <w:rStyle w:val="Hyperlink"/>
                <w:noProof/>
              </w:rPr>
              <w:t>OpenVPN</w:t>
            </w:r>
            <w:r>
              <w:rPr>
                <w:noProof/>
                <w:webHidden/>
              </w:rPr>
              <w:tab/>
            </w:r>
            <w:r>
              <w:rPr>
                <w:noProof/>
                <w:webHidden/>
              </w:rPr>
              <w:fldChar w:fldCharType="begin"/>
            </w:r>
            <w:r>
              <w:rPr>
                <w:noProof/>
                <w:webHidden/>
              </w:rPr>
              <w:instrText xml:space="preserve"> PAGEREF _Toc89629745 \h </w:instrText>
            </w:r>
            <w:r>
              <w:rPr>
                <w:noProof/>
                <w:webHidden/>
              </w:rPr>
            </w:r>
            <w:r>
              <w:rPr>
                <w:noProof/>
                <w:webHidden/>
              </w:rPr>
              <w:fldChar w:fldCharType="separate"/>
            </w:r>
            <w:r>
              <w:rPr>
                <w:noProof/>
                <w:webHidden/>
              </w:rPr>
              <w:t>3</w:t>
            </w:r>
            <w:r>
              <w:rPr>
                <w:noProof/>
                <w:webHidden/>
              </w:rPr>
              <w:fldChar w:fldCharType="end"/>
            </w:r>
          </w:hyperlink>
        </w:p>
        <w:p w14:paraId="49A50A9A" w14:textId="0ADEE650" w:rsidR="008E1C86" w:rsidRDefault="008E1C86">
          <w:pPr>
            <w:pStyle w:val="TOC3"/>
            <w:tabs>
              <w:tab w:val="left" w:pos="1320"/>
              <w:tab w:val="right" w:leader="dot" w:pos="9350"/>
            </w:tabs>
            <w:rPr>
              <w:rFonts w:eastAsiaTheme="minorEastAsia"/>
              <w:noProof/>
            </w:rPr>
          </w:pPr>
          <w:hyperlink w:anchor="_Toc89629746" w:history="1">
            <w:r w:rsidRPr="00C5534C">
              <w:rPr>
                <w:rStyle w:val="Hyperlink"/>
                <w:noProof/>
              </w:rPr>
              <w:t>3.1.1.</w:t>
            </w:r>
            <w:r>
              <w:rPr>
                <w:rFonts w:eastAsiaTheme="minorEastAsia"/>
                <w:noProof/>
              </w:rPr>
              <w:tab/>
            </w:r>
            <w:r w:rsidRPr="00C5534C">
              <w:rPr>
                <w:rStyle w:val="Hyperlink"/>
                <w:noProof/>
              </w:rPr>
              <w:t>Brief</w:t>
            </w:r>
            <w:r>
              <w:rPr>
                <w:noProof/>
                <w:webHidden/>
              </w:rPr>
              <w:tab/>
            </w:r>
            <w:r>
              <w:rPr>
                <w:noProof/>
                <w:webHidden/>
              </w:rPr>
              <w:fldChar w:fldCharType="begin"/>
            </w:r>
            <w:r>
              <w:rPr>
                <w:noProof/>
                <w:webHidden/>
              </w:rPr>
              <w:instrText xml:space="preserve"> PAGEREF _Toc89629746 \h </w:instrText>
            </w:r>
            <w:r>
              <w:rPr>
                <w:noProof/>
                <w:webHidden/>
              </w:rPr>
            </w:r>
            <w:r>
              <w:rPr>
                <w:noProof/>
                <w:webHidden/>
              </w:rPr>
              <w:fldChar w:fldCharType="separate"/>
            </w:r>
            <w:r>
              <w:rPr>
                <w:noProof/>
                <w:webHidden/>
              </w:rPr>
              <w:t>3</w:t>
            </w:r>
            <w:r>
              <w:rPr>
                <w:noProof/>
                <w:webHidden/>
              </w:rPr>
              <w:fldChar w:fldCharType="end"/>
            </w:r>
          </w:hyperlink>
        </w:p>
        <w:p w14:paraId="5B94A0CB" w14:textId="18E7CAB1" w:rsidR="008E1C86" w:rsidRDefault="008E1C86">
          <w:pPr>
            <w:pStyle w:val="TOC3"/>
            <w:tabs>
              <w:tab w:val="left" w:pos="1320"/>
              <w:tab w:val="right" w:leader="dot" w:pos="9350"/>
            </w:tabs>
            <w:rPr>
              <w:rFonts w:eastAsiaTheme="minorEastAsia"/>
              <w:noProof/>
            </w:rPr>
          </w:pPr>
          <w:hyperlink w:anchor="_Toc89629747" w:history="1">
            <w:r w:rsidRPr="00C5534C">
              <w:rPr>
                <w:rStyle w:val="Hyperlink"/>
                <w:noProof/>
              </w:rPr>
              <w:t>3.1.2.</w:t>
            </w:r>
            <w:r>
              <w:rPr>
                <w:rFonts w:eastAsiaTheme="minorEastAsia"/>
                <w:noProof/>
              </w:rPr>
              <w:tab/>
            </w:r>
            <w:r w:rsidRPr="00C5534C">
              <w:rPr>
                <w:rStyle w:val="Hyperlink"/>
                <w:noProof/>
              </w:rPr>
              <w:t>Pros and Cons</w:t>
            </w:r>
            <w:r>
              <w:rPr>
                <w:noProof/>
                <w:webHidden/>
              </w:rPr>
              <w:tab/>
            </w:r>
            <w:r>
              <w:rPr>
                <w:noProof/>
                <w:webHidden/>
              </w:rPr>
              <w:fldChar w:fldCharType="begin"/>
            </w:r>
            <w:r>
              <w:rPr>
                <w:noProof/>
                <w:webHidden/>
              </w:rPr>
              <w:instrText xml:space="preserve"> PAGEREF _Toc89629747 \h </w:instrText>
            </w:r>
            <w:r>
              <w:rPr>
                <w:noProof/>
                <w:webHidden/>
              </w:rPr>
            </w:r>
            <w:r>
              <w:rPr>
                <w:noProof/>
                <w:webHidden/>
              </w:rPr>
              <w:fldChar w:fldCharType="separate"/>
            </w:r>
            <w:r>
              <w:rPr>
                <w:noProof/>
                <w:webHidden/>
              </w:rPr>
              <w:t>3</w:t>
            </w:r>
            <w:r>
              <w:rPr>
                <w:noProof/>
                <w:webHidden/>
              </w:rPr>
              <w:fldChar w:fldCharType="end"/>
            </w:r>
          </w:hyperlink>
        </w:p>
        <w:p w14:paraId="6FE96655" w14:textId="61C5E667" w:rsidR="008E1C86" w:rsidRDefault="008E1C86">
          <w:pPr>
            <w:pStyle w:val="TOC2"/>
            <w:tabs>
              <w:tab w:val="left" w:pos="880"/>
              <w:tab w:val="right" w:leader="dot" w:pos="9350"/>
            </w:tabs>
            <w:rPr>
              <w:rFonts w:eastAsiaTheme="minorEastAsia"/>
              <w:noProof/>
            </w:rPr>
          </w:pPr>
          <w:hyperlink w:anchor="_Toc89629748" w:history="1">
            <w:r w:rsidRPr="00C5534C">
              <w:rPr>
                <w:rStyle w:val="Hyperlink"/>
                <w:noProof/>
              </w:rPr>
              <w:t>3.2.</w:t>
            </w:r>
            <w:r>
              <w:rPr>
                <w:rFonts w:eastAsiaTheme="minorEastAsia"/>
                <w:noProof/>
              </w:rPr>
              <w:tab/>
            </w:r>
            <w:r w:rsidRPr="00C5534C">
              <w:rPr>
                <w:rStyle w:val="Hyperlink"/>
                <w:noProof/>
              </w:rPr>
              <w:t>TOR</w:t>
            </w:r>
            <w:r>
              <w:rPr>
                <w:noProof/>
                <w:webHidden/>
              </w:rPr>
              <w:tab/>
            </w:r>
            <w:r>
              <w:rPr>
                <w:noProof/>
                <w:webHidden/>
              </w:rPr>
              <w:fldChar w:fldCharType="begin"/>
            </w:r>
            <w:r>
              <w:rPr>
                <w:noProof/>
                <w:webHidden/>
              </w:rPr>
              <w:instrText xml:space="preserve"> PAGEREF _Toc89629748 \h </w:instrText>
            </w:r>
            <w:r>
              <w:rPr>
                <w:noProof/>
                <w:webHidden/>
              </w:rPr>
            </w:r>
            <w:r>
              <w:rPr>
                <w:noProof/>
                <w:webHidden/>
              </w:rPr>
              <w:fldChar w:fldCharType="separate"/>
            </w:r>
            <w:r>
              <w:rPr>
                <w:noProof/>
                <w:webHidden/>
              </w:rPr>
              <w:t>5</w:t>
            </w:r>
            <w:r>
              <w:rPr>
                <w:noProof/>
                <w:webHidden/>
              </w:rPr>
              <w:fldChar w:fldCharType="end"/>
            </w:r>
          </w:hyperlink>
        </w:p>
        <w:p w14:paraId="6807BBDE" w14:textId="6E0080FF" w:rsidR="008E1C86" w:rsidRDefault="008E1C86">
          <w:pPr>
            <w:pStyle w:val="TOC3"/>
            <w:tabs>
              <w:tab w:val="left" w:pos="1320"/>
              <w:tab w:val="right" w:leader="dot" w:pos="9350"/>
            </w:tabs>
            <w:rPr>
              <w:rFonts w:eastAsiaTheme="minorEastAsia"/>
              <w:noProof/>
            </w:rPr>
          </w:pPr>
          <w:hyperlink w:anchor="_Toc89629749" w:history="1">
            <w:r w:rsidRPr="00C5534C">
              <w:rPr>
                <w:rStyle w:val="Hyperlink"/>
                <w:noProof/>
              </w:rPr>
              <w:t>3.2.1.</w:t>
            </w:r>
            <w:r>
              <w:rPr>
                <w:rFonts w:eastAsiaTheme="minorEastAsia"/>
                <w:noProof/>
              </w:rPr>
              <w:tab/>
            </w:r>
            <w:r w:rsidRPr="00C5534C">
              <w:rPr>
                <w:rStyle w:val="Hyperlink"/>
                <w:noProof/>
              </w:rPr>
              <w:t>Brief</w:t>
            </w:r>
            <w:r>
              <w:rPr>
                <w:noProof/>
                <w:webHidden/>
              </w:rPr>
              <w:tab/>
            </w:r>
            <w:r>
              <w:rPr>
                <w:noProof/>
                <w:webHidden/>
              </w:rPr>
              <w:fldChar w:fldCharType="begin"/>
            </w:r>
            <w:r>
              <w:rPr>
                <w:noProof/>
                <w:webHidden/>
              </w:rPr>
              <w:instrText xml:space="preserve"> PAGEREF _Toc89629749 \h </w:instrText>
            </w:r>
            <w:r>
              <w:rPr>
                <w:noProof/>
                <w:webHidden/>
              </w:rPr>
            </w:r>
            <w:r>
              <w:rPr>
                <w:noProof/>
                <w:webHidden/>
              </w:rPr>
              <w:fldChar w:fldCharType="separate"/>
            </w:r>
            <w:r>
              <w:rPr>
                <w:noProof/>
                <w:webHidden/>
              </w:rPr>
              <w:t>5</w:t>
            </w:r>
            <w:r>
              <w:rPr>
                <w:noProof/>
                <w:webHidden/>
              </w:rPr>
              <w:fldChar w:fldCharType="end"/>
            </w:r>
          </w:hyperlink>
        </w:p>
        <w:p w14:paraId="0BBF308F" w14:textId="36760E73" w:rsidR="008E1C86" w:rsidRDefault="008E1C86">
          <w:pPr>
            <w:pStyle w:val="TOC3"/>
            <w:tabs>
              <w:tab w:val="left" w:pos="1320"/>
              <w:tab w:val="right" w:leader="dot" w:pos="9350"/>
            </w:tabs>
            <w:rPr>
              <w:rFonts w:eastAsiaTheme="minorEastAsia"/>
              <w:noProof/>
            </w:rPr>
          </w:pPr>
          <w:hyperlink w:anchor="_Toc89629750" w:history="1">
            <w:r w:rsidRPr="00C5534C">
              <w:rPr>
                <w:rStyle w:val="Hyperlink"/>
                <w:noProof/>
              </w:rPr>
              <w:t>3.2.2.</w:t>
            </w:r>
            <w:r>
              <w:rPr>
                <w:rFonts w:eastAsiaTheme="minorEastAsia"/>
                <w:noProof/>
              </w:rPr>
              <w:tab/>
            </w:r>
            <w:r w:rsidRPr="00C5534C">
              <w:rPr>
                <w:rStyle w:val="Hyperlink"/>
                <w:noProof/>
              </w:rPr>
              <w:t>Pros and Cons</w:t>
            </w:r>
            <w:r>
              <w:rPr>
                <w:noProof/>
                <w:webHidden/>
              </w:rPr>
              <w:tab/>
            </w:r>
            <w:r>
              <w:rPr>
                <w:noProof/>
                <w:webHidden/>
              </w:rPr>
              <w:fldChar w:fldCharType="begin"/>
            </w:r>
            <w:r>
              <w:rPr>
                <w:noProof/>
                <w:webHidden/>
              </w:rPr>
              <w:instrText xml:space="preserve"> PAGEREF _Toc89629750 \h </w:instrText>
            </w:r>
            <w:r>
              <w:rPr>
                <w:noProof/>
                <w:webHidden/>
              </w:rPr>
            </w:r>
            <w:r>
              <w:rPr>
                <w:noProof/>
                <w:webHidden/>
              </w:rPr>
              <w:fldChar w:fldCharType="separate"/>
            </w:r>
            <w:r>
              <w:rPr>
                <w:noProof/>
                <w:webHidden/>
              </w:rPr>
              <w:t>5</w:t>
            </w:r>
            <w:r>
              <w:rPr>
                <w:noProof/>
                <w:webHidden/>
              </w:rPr>
              <w:fldChar w:fldCharType="end"/>
            </w:r>
          </w:hyperlink>
        </w:p>
        <w:p w14:paraId="40B6898F" w14:textId="15A2B1C9" w:rsidR="008E1C86" w:rsidRDefault="008E1C86">
          <w:pPr>
            <w:pStyle w:val="TOC2"/>
            <w:tabs>
              <w:tab w:val="left" w:pos="880"/>
              <w:tab w:val="right" w:leader="dot" w:pos="9350"/>
            </w:tabs>
            <w:rPr>
              <w:rFonts w:eastAsiaTheme="minorEastAsia"/>
              <w:noProof/>
            </w:rPr>
          </w:pPr>
          <w:hyperlink w:anchor="_Toc89629751" w:history="1">
            <w:r w:rsidRPr="00C5534C">
              <w:rPr>
                <w:rStyle w:val="Hyperlink"/>
                <w:noProof/>
              </w:rPr>
              <w:t>3.3.</w:t>
            </w:r>
            <w:r>
              <w:rPr>
                <w:rFonts w:eastAsiaTheme="minorEastAsia"/>
                <w:noProof/>
              </w:rPr>
              <w:tab/>
            </w:r>
            <w:r w:rsidRPr="00C5534C">
              <w:rPr>
                <w:rStyle w:val="Hyperlink"/>
                <w:noProof/>
              </w:rPr>
              <w:t>Compare Results</w:t>
            </w:r>
            <w:r>
              <w:rPr>
                <w:noProof/>
                <w:webHidden/>
              </w:rPr>
              <w:tab/>
            </w:r>
            <w:r>
              <w:rPr>
                <w:noProof/>
                <w:webHidden/>
              </w:rPr>
              <w:fldChar w:fldCharType="begin"/>
            </w:r>
            <w:r>
              <w:rPr>
                <w:noProof/>
                <w:webHidden/>
              </w:rPr>
              <w:instrText xml:space="preserve"> PAGEREF _Toc89629751 \h </w:instrText>
            </w:r>
            <w:r>
              <w:rPr>
                <w:noProof/>
                <w:webHidden/>
              </w:rPr>
            </w:r>
            <w:r>
              <w:rPr>
                <w:noProof/>
                <w:webHidden/>
              </w:rPr>
              <w:fldChar w:fldCharType="separate"/>
            </w:r>
            <w:r>
              <w:rPr>
                <w:noProof/>
                <w:webHidden/>
              </w:rPr>
              <w:t>6</w:t>
            </w:r>
            <w:r>
              <w:rPr>
                <w:noProof/>
                <w:webHidden/>
              </w:rPr>
              <w:fldChar w:fldCharType="end"/>
            </w:r>
          </w:hyperlink>
        </w:p>
        <w:p w14:paraId="35C801DA" w14:textId="5706C127" w:rsidR="008E1C86" w:rsidRDefault="008E1C86">
          <w:pPr>
            <w:pStyle w:val="TOC1"/>
            <w:tabs>
              <w:tab w:val="left" w:pos="440"/>
              <w:tab w:val="right" w:leader="dot" w:pos="9350"/>
            </w:tabs>
            <w:rPr>
              <w:rFonts w:eastAsiaTheme="minorEastAsia"/>
              <w:noProof/>
            </w:rPr>
          </w:pPr>
          <w:hyperlink w:anchor="_Toc89629752" w:history="1">
            <w:r w:rsidRPr="00C5534C">
              <w:rPr>
                <w:rStyle w:val="Hyperlink"/>
                <w:noProof/>
              </w:rPr>
              <w:t>4.</w:t>
            </w:r>
            <w:r>
              <w:rPr>
                <w:rFonts w:eastAsiaTheme="minorEastAsia"/>
                <w:noProof/>
              </w:rPr>
              <w:tab/>
            </w:r>
            <w:r w:rsidRPr="00C5534C">
              <w:rPr>
                <w:rStyle w:val="Hyperlink"/>
                <w:noProof/>
              </w:rPr>
              <w:t>Real Case Research Analysis Literature Review</w:t>
            </w:r>
            <w:r>
              <w:rPr>
                <w:noProof/>
                <w:webHidden/>
              </w:rPr>
              <w:tab/>
            </w:r>
            <w:r>
              <w:rPr>
                <w:noProof/>
                <w:webHidden/>
              </w:rPr>
              <w:fldChar w:fldCharType="begin"/>
            </w:r>
            <w:r>
              <w:rPr>
                <w:noProof/>
                <w:webHidden/>
              </w:rPr>
              <w:instrText xml:space="preserve"> PAGEREF _Toc89629752 \h </w:instrText>
            </w:r>
            <w:r>
              <w:rPr>
                <w:noProof/>
                <w:webHidden/>
              </w:rPr>
            </w:r>
            <w:r>
              <w:rPr>
                <w:noProof/>
                <w:webHidden/>
              </w:rPr>
              <w:fldChar w:fldCharType="separate"/>
            </w:r>
            <w:r>
              <w:rPr>
                <w:noProof/>
                <w:webHidden/>
              </w:rPr>
              <w:t>10</w:t>
            </w:r>
            <w:r>
              <w:rPr>
                <w:noProof/>
                <w:webHidden/>
              </w:rPr>
              <w:fldChar w:fldCharType="end"/>
            </w:r>
          </w:hyperlink>
        </w:p>
        <w:p w14:paraId="54FBC5EF" w14:textId="3A1D3DBD" w:rsidR="008E1C86" w:rsidRDefault="008E1C86">
          <w:pPr>
            <w:pStyle w:val="TOC2"/>
            <w:tabs>
              <w:tab w:val="left" w:pos="880"/>
              <w:tab w:val="right" w:leader="dot" w:pos="9350"/>
            </w:tabs>
            <w:rPr>
              <w:rFonts w:eastAsiaTheme="minorEastAsia"/>
              <w:noProof/>
            </w:rPr>
          </w:pPr>
          <w:hyperlink w:anchor="_Toc89629753" w:history="1">
            <w:r w:rsidRPr="00C5534C">
              <w:rPr>
                <w:rStyle w:val="Hyperlink"/>
                <w:noProof/>
              </w:rPr>
              <w:t>4.1.</w:t>
            </w:r>
            <w:r>
              <w:rPr>
                <w:rFonts w:eastAsiaTheme="minorEastAsia"/>
                <w:noProof/>
              </w:rPr>
              <w:tab/>
            </w:r>
            <w:r w:rsidRPr="00C5534C">
              <w:rPr>
                <w:rStyle w:val="Hyperlink"/>
                <w:noProof/>
              </w:rPr>
              <w:t>The case Study</w:t>
            </w:r>
            <w:r>
              <w:rPr>
                <w:noProof/>
                <w:webHidden/>
              </w:rPr>
              <w:tab/>
            </w:r>
            <w:r>
              <w:rPr>
                <w:noProof/>
                <w:webHidden/>
              </w:rPr>
              <w:fldChar w:fldCharType="begin"/>
            </w:r>
            <w:r>
              <w:rPr>
                <w:noProof/>
                <w:webHidden/>
              </w:rPr>
              <w:instrText xml:space="preserve"> PAGEREF _Toc89629753 \h </w:instrText>
            </w:r>
            <w:r>
              <w:rPr>
                <w:noProof/>
                <w:webHidden/>
              </w:rPr>
            </w:r>
            <w:r>
              <w:rPr>
                <w:noProof/>
                <w:webHidden/>
              </w:rPr>
              <w:fldChar w:fldCharType="separate"/>
            </w:r>
            <w:r>
              <w:rPr>
                <w:noProof/>
                <w:webHidden/>
              </w:rPr>
              <w:t>10</w:t>
            </w:r>
            <w:r>
              <w:rPr>
                <w:noProof/>
                <w:webHidden/>
              </w:rPr>
              <w:fldChar w:fldCharType="end"/>
            </w:r>
          </w:hyperlink>
        </w:p>
        <w:p w14:paraId="59E55570" w14:textId="282BD44B" w:rsidR="008E1C86" w:rsidRDefault="008E1C86">
          <w:pPr>
            <w:pStyle w:val="TOC3"/>
            <w:tabs>
              <w:tab w:val="left" w:pos="1320"/>
              <w:tab w:val="right" w:leader="dot" w:pos="9350"/>
            </w:tabs>
            <w:rPr>
              <w:rFonts w:eastAsiaTheme="minorEastAsia"/>
              <w:noProof/>
            </w:rPr>
          </w:pPr>
          <w:hyperlink w:anchor="_Toc89629754" w:history="1">
            <w:r w:rsidRPr="00C5534C">
              <w:rPr>
                <w:rStyle w:val="Hyperlink"/>
                <w:noProof/>
              </w:rPr>
              <w:t>4.1.1.</w:t>
            </w:r>
            <w:r>
              <w:rPr>
                <w:rFonts w:eastAsiaTheme="minorEastAsia"/>
                <w:noProof/>
              </w:rPr>
              <w:tab/>
            </w:r>
            <w:r w:rsidRPr="00C5534C">
              <w:rPr>
                <w:rStyle w:val="Hyperlink"/>
                <w:noProof/>
              </w:rPr>
              <w:t>Tor options</w:t>
            </w:r>
            <w:r>
              <w:rPr>
                <w:noProof/>
                <w:webHidden/>
              </w:rPr>
              <w:tab/>
            </w:r>
            <w:r>
              <w:rPr>
                <w:noProof/>
                <w:webHidden/>
              </w:rPr>
              <w:fldChar w:fldCharType="begin"/>
            </w:r>
            <w:r>
              <w:rPr>
                <w:noProof/>
                <w:webHidden/>
              </w:rPr>
              <w:instrText xml:space="preserve"> PAGEREF _Toc89629754 \h </w:instrText>
            </w:r>
            <w:r>
              <w:rPr>
                <w:noProof/>
                <w:webHidden/>
              </w:rPr>
            </w:r>
            <w:r>
              <w:rPr>
                <w:noProof/>
                <w:webHidden/>
              </w:rPr>
              <w:fldChar w:fldCharType="separate"/>
            </w:r>
            <w:r>
              <w:rPr>
                <w:noProof/>
                <w:webHidden/>
              </w:rPr>
              <w:t>10</w:t>
            </w:r>
            <w:r>
              <w:rPr>
                <w:noProof/>
                <w:webHidden/>
              </w:rPr>
              <w:fldChar w:fldCharType="end"/>
            </w:r>
          </w:hyperlink>
        </w:p>
        <w:p w14:paraId="4E0B8DF1" w14:textId="0CBEEFAC" w:rsidR="008E1C86" w:rsidRDefault="008E1C86">
          <w:pPr>
            <w:pStyle w:val="TOC3"/>
            <w:tabs>
              <w:tab w:val="left" w:pos="1320"/>
              <w:tab w:val="right" w:leader="dot" w:pos="9350"/>
            </w:tabs>
            <w:rPr>
              <w:rFonts w:eastAsiaTheme="minorEastAsia"/>
              <w:noProof/>
            </w:rPr>
          </w:pPr>
          <w:hyperlink w:anchor="_Toc89629755" w:history="1">
            <w:r w:rsidRPr="00C5534C">
              <w:rPr>
                <w:rStyle w:val="Hyperlink"/>
                <w:noProof/>
              </w:rPr>
              <w:t>4.1.2.</w:t>
            </w:r>
            <w:r>
              <w:rPr>
                <w:rFonts w:eastAsiaTheme="minorEastAsia"/>
                <w:noProof/>
              </w:rPr>
              <w:tab/>
            </w:r>
            <w:r w:rsidRPr="00C5534C">
              <w:rPr>
                <w:rStyle w:val="Hyperlink"/>
                <w:noProof/>
              </w:rPr>
              <w:t>torrc</w:t>
            </w:r>
            <w:r>
              <w:rPr>
                <w:noProof/>
                <w:webHidden/>
              </w:rPr>
              <w:tab/>
            </w:r>
            <w:r>
              <w:rPr>
                <w:noProof/>
                <w:webHidden/>
              </w:rPr>
              <w:fldChar w:fldCharType="begin"/>
            </w:r>
            <w:r>
              <w:rPr>
                <w:noProof/>
                <w:webHidden/>
              </w:rPr>
              <w:instrText xml:space="preserve"> PAGEREF _Toc89629755 \h </w:instrText>
            </w:r>
            <w:r>
              <w:rPr>
                <w:noProof/>
                <w:webHidden/>
              </w:rPr>
            </w:r>
            <w:r>
              <w:rPr>
                <w:noProof/>
                <w:webHidden/>
              </w:rPr>
              <w:fldChar w:fldCharType="separate"/>
            </w:r>
            <w:r>
              <w:rPr>
                <w:noProof/>
                <w:webHidden/>
              </w:rPr>
              <w:t>10</w:t>
            </w:r>
            <w:r>
              <w:rPr>
                <w:noProof/>
                <w:webHidden/>
              </w:rPr>
              <w:fldChar w:fldCharType="end"/>
            </w:r>
          </w:hyperlink>
        </w:p>
        <w:p w14:paraId="2C5131BD" w14:textId="08E54FF3" w:rsidR="008E1C86" w:rsidRDefault="008E1C86">
          <w:pPr>
            <w:pStyle w:val="TOC3"/>
            <w:tabs>
              <w:tab w:val="left" w:pos="1320"/>
              <w:tab w:val="right" w:leader="dot" w:pos="9350"/>
            </w:tabs>
            <w:rPr>
              <w:rFonts w:eastAsiaTheme="minorEastAsia"/>
              <w:noProof/>
            </w:rPr>
          </w:pPr>
          <w:hyperlink w:anchor="_Toc89629756" w:history="1">
            <w:r w:rsidRPr="00C5534C">
              <w:rPr>
                <w:rStyle w:val="Hyperlink"/>
                <w:noProof/>
              </w:rPr>
              <w:t>4.1.3.</w:t>
            </w:r>
            <w:r>
              <w:rPr>
                <w:rFonts w:eastAsiaTheme="minorEastAsia"/>
                <w:noProof/>
              </w:rPr>
              <w:tab/>
            </w:r>
            <w:r w:rsidRPr="00C5534C">
              <w:rPr>
                <w:rStyle w:val="Hyperlink"/>
                <w:noProof/>
              </w:rPr>
              <w:t>Relay node operation</w:t>
            </w:r>
            <w:r>
              <w:rPr>
                <w:noProof/>
                <w:webHidden/>
              </w:rPr>
              <w:tab/>
            </w:r>
            <w:r>
              <w:rPr>
                <w:noProof/>
                <w:webHidden/>
              </w:rPr>
              <w:fldChar w:fldCharType="begin"/>
            </w:r>
            <w:r>
              <w:rPr>
                <w:noProof/>
                <w:webHidden/>
              </w:rPr>
              <w:instrText xml:space="preserve"> PAGEREF _Toc89629756 \h </w:instrText>
            </w:r>
            <w:r>
              <w:rPr>
                <w:noProof/>
                <w:webHidden/>
              </w:rPr>
            </w:r>
            <w:r>
              <w:rPr>
                <w:noProof/>
                <w:webHidden/>
              </w:rPr>
              <w:fldChar w:fldCharType="separate"/>
            </w:r>
            <w:r>
              <w:rPr>
                <w:noProof/>
                <w:webHidden/>
              </w:rPr>
              <w:t>10</w:t>
            </w:r>
            <w:r>
              <w:rPr>
                <w:noProof/>
                <w:webHidden/>
              </w:rPr>
              <w:fldChar w:fldCharType="end"/>
            </w:r>
          </w:hyperlink>
        </w:p>
        <w:p w14:paraId="6C1C1FC0" w14:textId="77777777" w:rsidR="0094347C" w:rsidRDefault="008E1C86">
          <w:pPr>
            <w:pStyle w:val="TOC3"/>
            <w:tabs>
              <w:tab w:val="left" w:pos="1320"/>
              <w:tab w:val="right" w:leader="dot" w:pos="9350"/>
            </w:tabs>
            <w:rPr>
              <w:rStyle w:val="Hyperlink"/>
              <w:noProof/>
            </w:rPr>
            <w:sectPr w:rsidR="0094347C" w:rsidSect="0038379B">
              <w:headerReference w:type="default" r:id="rId14"/>
              <w:footerReference w:type="default" r:id="rId15"/>
              <w:pgSz w:w="12240" w:h="15840"/>
              <w:pgMar w:top="1440" w:right="1440" w:bottom="1440" w:left="1440" w:header="720" w:footer="720" w:gutter="0"/>
              <w:pgNumType w:start="0"/>
              <w:cols w:space="720"/>
              <w:docGrid w:linePitch="360"/>
            </w:sectPr>
          </w:pPr>
          <w:hyperlink w:anchor="_Toc89629757" w:history="1">
            <w:r w:rsidRPr="00C5534C">
              <w:rPr>
                <w:rStyle w:val="Hyperlink"/>
                <w:noProof/>
              </w:rPr>
              <w:t>4.1.4.</w:t>
            </w:r>
            <w:r>
              <w:rPr>
                <w:rFonts w:eastAsiaTheme="minorEastAsia"/>
                <w:noProof/>
              </w:rPr>
              <w:tab/>
            </w:r>
            <w:r w:rsidRPr="00C5534C">
              <w:rPr>
                <w:rStyle w:val="Hyperlink"/>
                <w:noProof/>
              </w:rPr>
              <w:t>Hidden Service</w:t>
            </w:r>
            <w:r>
              <w:rPr>
                <w:noProof/>
                <w:webHidden/>
              </w:rPr>
              <w:tab/>
            </w:r>
            <w:r>
              <w:rPr>
                <w:noProof/>
                <w:webHidden/>
              </w:rPr>
              <w:fldChar w:fldCharType="begin"/>
            </w:r>
            <w:r>
              <w:rPr>
                <w:noProof/>
                <w:webHidden/>
              </w:rPr>
              <w:instrText xml:space="preserve"> PAGEREF _Toc89629757 \h </w:instrText>
            </w:r>
            <w:r>
              <w:rPr>
                <w:noProof/>
                <w:webHidden/>
              </w:rPr>
            </w:r>
            <w:r>
              <w:rPr>
                <w:noProof/>
                <w:webHidden/>
              </w:rPr>
              <w:fldChar w:fldCharType="separate"/>
            </w:r>
            <w:r>
              <w:rPr>
                <w:noProof/>
                <w:webHidden/>
              </w:rPr>
              <w:t>11</w:t>
            </w:r>
            <w:r>
              <w:rPr>
                <w:noProof/>
                <w:webHidden/>
              </w:rPr>
              <w:fldChar w:fldCharType="end"/>
            </w:r>
          </w:hyperlink>
        </w:p>
        <w:p w14:paraId="41EDFBAC" w14:textId="6A056213" w:rsidR="008E1C86" w:rsidRDefault="008E1C86">
          <w:pPr>
            <w:pStyle w:val="TOC3"/>
            <w:tabs>
              <w:tab w:val="left" w:pos="1320"/>
              <w:tab w:val="right" w:leader="dot" w:pos="9350"/>
            </w:tabs>
            <w:rPr>
              <w:rFonts w:eastAsiaTheme="minorEastAsia"/>
              <w:noProof/>
            </w:rPr>
          </w:pPr>
        </w:p>
        <w:p w14:paraId="61DCD16B" w14:textId="57C69423" w:rsidR="008E1C86" w:rsidRDefault="008E1C86">
          <w:pPr>
            <w:pStyle w:val="TOC1"/>
            <w:tabs>
              <w:tab w:val="right" w:leader="dot" w:pos="9350"/>
            </w:tabs>
            <w:rPr>
              <w:rFonts w:eastAsiaTheme="minorEastAsia"/>
              <w:noProof/>
            </w:rPr>
          </w:pPr>
          <w:hyperlink w:anchor="_Toc89629758" w:history="1">
            <w:r w:rsidRPr="00C5534C">
              <w:rPr>
                <w:rStyle w:val="Hyperlink"/>
                <w:noProof/>
              </w:rPr>
              <w:t>References</w:t>
            </w:r>
            <w:r>
              <w:rPr>
                <w:noProof/>
                <w:webHidden/>
              </w:rPr>
              <w:tab/>
            </w:r>
            <w:r>
              <w:rPr>
                <w:noProof/>
                <w:webHidden/>
              </w:rPr>
              <w:fldChar w:fldCharType="begin"/>
            </w:r>
            <w:r>
              <w:rPr>
                <w:noProof/>
                <w:webHidden/>
              </w:rPr>
              <w:instrText xml:space="preserve"> PAGEREF _Toc89629758 \h </w:instrText>
            </w:r>
            <w:r>
              <w:rPr>
                <w:noProof/>
                <w:webHidden/>
              </w:rPr>
            </w:r>
            <w:r>
              <w:rPr>
                <w:noProof/>
                <w:webHidden/>
              </w:rPr>
              <w:fldChar w:fldCharType="separate"/>
            </w:r>
            <w:r>
              <w:rPr>
                <w:noProof/>
                <w:webHidden/>
              </w:rPr>
              <w:t>14</w:t>
            </w:r>
            <w:r>
              <w:rPr>
                <w:noProof/>
                <w:webHidden/>
              </w:rPr>
              <w:fldChar w:fldCharType="end"/>
            </w:r>
          </w:hyperlink>
        </w:p>
        <w:p w14:paraId="6F5AF133" w14:textId="76BAE3E0" w:rsidR="008E1C86" w:rsidRDefault="008E1C86">
          <w:pPr>
            <w:pStyle w:val="TOC1"/>
            <w:tabs>
              <w:tab w:val="right" w:leader="dot" w:pos="9350"/>
            </w:tabs>
            <w:rPr>
              <w:rFonts w:eastAsiaTheme="minorEastAsia"/>
              <w:noProof/>
            </w:rPr>
          </w:pPr>
          <w:hyperlink w:anchor="_Toc89629759" w:history="1">
            <w:r w:rsidRPr="00C5534C">
              <w:rPr>
                <w:rStyle w:val="Hyperlink"/>
                <w:noProof/>
              </w:rPr>
              <w:t>Appendix</w:t>
            </w:r>
            <w:r>
              <w:rPr>
                <w:noProof/>
                <w:webHidden/>
              </w:rPr>
              <w:tab/>
            </w:r>
            <w:r>
              <w:rPr>
                <w:noProof/>
                <w:webHidden/>
              </w:rPr>
              <w:fldChar w:fldCharType="begin"/>
            </w:r>
            <w:r>
              <w:rPr>
                <w:noProof/>
                <w:webHidden/>
              </w:rPr>
              <w:instrText xml:space="preserve"> PAGEREF _Toc89629759 \h </w:instrText>
            </w:r>
            <w:r>
              <w:rPr>
                <w:noProof/>
                <w:webHidden/>
              </w:rPr>
            </w:r>
            <w:r>
              <w:rPr>
                <w:noProof/>
                <w:webHidden/>
              </w:rPr>
              <w:fldChar w:fldCharType="separate"/>
            </w:r>
            <w:r>
              <w:rPr>
                <w:noProof/>
                <w:webHidden/>
              </w:rPr>
              <w:t>20</w:t>
            </w:r>
            <w:r>
              <w:rPr>
                <w:noProof/>
                <w:webHidden/>
              </w:rPr>
              <w:fldChar w:fldCharType="end"/>
            </w:r>
          </w:hyperlink>
        </w:p>
        <w:p w14:paraId="0EE430FC" w14:textId="6E46C4F3" w:rsidR="008E1C86" w:rsidRDefault="008E1C86">
          <w:pPr>
            <w:pStyle w:val="TOC2"/>
            <w:tabs>
              <w:tab w:val="right" w:leader="dot" w:pos="9350"/>
            </w:tabs>
            <w:rPr>
              <w:rFonts w:eastAsiaTheme="minorEastAsia"/>
              <w:noProof/>
            </w:rPr>
          </w:pPr>
          <w:hyperlink w:anchor="_Toc89629760" w:history="1">
            <w:r w:rsidRPr="00C5534C">
              <w:rPr>
                <w:rStyle w:val="Hyperlink"/>
                <w:noProof/>
              </w:rPr>
              <w:t>Glossary</w:t>
            </w:r>
            <w:r>
              <w:rPr>
                <w:noProof/>
                <w:webHidden/>
              </w:rPr>
              <w:tab/>
            </w:r>
            <w:r>
              <w:rPr>
                <w:noProof/>
                <w:webHidden/>
              </w:rPr>
              <w:fldChar w:fldCharType="begin"/>
            </w:r>
            <w:r>
              <w:rPr>
                <w:noProof/>
                <w:webHidden/>
              </w:rPr>
              <w:instrText xml:space="preserve"> PAGEREF _Toc89629760 \h </w:instrText>
            </w:r>
            <w:r>
              <w:rPr>
                <w:noProof/>
                <w:webHidden/>
              </w:rPr>
            </w:r>
            <w:r>
              <w:rPr>
                <w:noProof/>
                <w:webHidden/>
              </w:rPr>
              <w:fldChar w:fldCharType="separate"/>
            </w:r>
            <w:r>
              <w:rPr>
                <w:noProof/>
                <w:webHidden/>
              </w:rPr>
              <w:t>20</w:t>
            </w:r>
            <w:r>
              <w:rPr>
                <w:noProof/>
                <w:webHidden/>
              </w:rPr>
              <w:fldChar w:fldCharType="end"/>
            </w:r>
          </w:hyperlink>
        </w:p>
        <w:p w14:paraId="440DE393" w14:textId="6337E5F9" w:rsidR="009825D7" w:rsidRDefault="009825D7">
          <w:r>
            <w:rPr>
              <w:b/>
              <w:bCs/>
              <w:noProof/>
            </w:rPr>
            <w:fldChar w:fldCharType="end"/>
          </w:r>
        </w:p>
      </w:sdtContent>
    </w:sdt>
    <w:p w14:paraId="77BDBD26" w14:textId="2617E9C5"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Pr>
            <w:noProof/>
            <w:webHidden/>
          </w:rPr>
          <w:t>4</w:t>
        </w:r>
        <w:r>
          <w:rPr>
            <w:noProof/>
            <w:webHidden/>
          </w:rPr>
          <w:fldChar w:fldCharType="end"/>
        </w:r>
      </w:hyperlink>
    </w:p>
    <w:p w14:paraId="450E61D3" w14:textId="595DD245" w:rsidR="00B242E0" w:rsidRDefault="00B242E0">
      <w:pPr>
        <w:pStyle w:val="TableofFigures"/>
        <w:tabs>
          <w:tab w:val="right" w:leader="dot" w:pos="9350"/>
        </w:tabs>
        <w:rPr>
          <w:rFonts w:eastAsiaTheme="minorEastAsia"/>
          <w:noProof/>
        </w:rPr>
      </w:pPr>
      <w:hyperlink w:anchor="_Toc89630657" w:history="1">
        <w:r w:rsidRPr="00DB116E">
          <w:rPr>
            <w:rStyle w:val="Hyperlink"/>
            <w:noProof/>
          </w:rPr>
          <w:t>Figure 2 https://hackernoon.com/decentralized-vpn-the-evolution-of-tor-hkv3uix</w:t>
        </w:r>
        <w:r>
          <w:rPr>
            <w:noProof/>
            <w:webHidden/>
          </w:rPr>
          <w:tab/>
        </w:r>
        <w:r>
          <w:rPr>
            <w:noProof/>
            <w:webHidden/>
          </w:rPr>
          <w:fldChar w:fldCharType="begin"/>
        </w:r>
        <w:r>
          <w:rPr>
            <w:noProof/>
            <w:webHidden/>
          </w:rPr>
          <w:instrText xml:space="preserve"> PAGEREF _Toc89630657 \h </w:instrText>
        </w:r>
        <w:r>
          <w:rPr>
            <w:noProof/>
            <w:webHidden/>
          </w:rPr>
        </w:r>
        <w:r>
          <w:rPr>
            <w:noProof/>
            <w:webHidden/>
          </w:rPr>
          <w:fldChar w:fldCharType="separate"/>
        </w:r>
        <w:r>
          <w:rPr>
            <w:noProof/>
            <w:webHidden/>
          </w:rPr>
          <w:t>5</w:t>
        </w:r>
        <w:r>
          <w:rPr>
            <w:noProof/>
            <w:webHidden/>
          </w:rPr>
          <w:fldChar w:fldCharType="end"/>
        </w:r>
      </w:hyperlink>
    </w:p>
    <w:p w14:paraId="53CBC1C7" w14:textId="2589941D" w:rsidR="00B242E0" w:rsidRDefault="00B242E0">
      <w:pPr>
        <w:pStyle w:val="TableofFigures"/>
        <w:tabs>
          <w:tab w:val="right" w:leader="dot" w:pos="9350"/>
        </w:tabs>
        <w:rPr>
          <w:rFonts w:eastAsiaTheme="minorEastAsia"/>
          <w:noProof/>
        </w:rPr>
      </w:pPr>
      <w:hyperlink w:anchor="_Toc89630658" w:history="1">
        <w:r w:rsidRPr="00DB116E">
          <w:rPr>
            <w:rStyle w:val="Hyperlink"/>
            <w:noProof/>
          </w:rPr>
          <w:t>Figure 3 VPN Architecture Diagram with Routers/ VPN Concentrators</w:t>
        </w:r>
        <w:r>
          <w:rPr>
            <w:noProof/>
            <w:webHidden/>
          </w:rPr>
          <w:tab/>
        </w:r>
        <w:r>
          <w:rPr>
            <w:noProof/>
            <w:webHidden/>
          </w:rPr>
          <w:fldChar w:fldCharType="begin"/>
        </w:r>
        <w:r>
          <w:rPr>
            <w:noProof/>
            <w:webHidden/>
          </w:rPr>
          <w:instrText xml:space="preserve"> PAGEREF _Toc89630658 \h </w:instrText>
        </w:r>
        <w:r>
          <w:rPr>
            <w:noProof/>
            <w:webHidden/>
          </w:rPr>
        </w:r>
        <w:r>
          <w:rPr>
            <w:noProof/>
            <w:webHidden/>
          </w:rPr>
          <w:fldChar w:fldCharType="separate"/>
        </w:r>
        <w:r>
          <w:rPr>
            <w:noProof/>
            <w:webHidden/>
          </w:rPr>
          <w:t>6</w:t>
        </w:r>
        <w:r>
          <w:rPr>
            <w:noProof/>
            <w:webHidden/>
          </w:rPr>
          <w:fldChar w:fldCharType="end"/>
        </w:r>
      </w:hyperlink>
    </w:p>
    <w:p w14:paraId="4AD5DF3C" w14:textId="42392F07" w:rsidR="00B242E0" w:rsidRDefault="00B242E0">
      <w:pPr>
        <w:pStyle w:val="TableofFigures"/>
        <w:tabs>
          <w:tab w:val="right" w:leader="dot" w:pos="9350"/>
        </w:tabs>
        <w:rPr>
          <w:rFonts w:eastAsiaTheme="minorEastAsia"/>
          <w:noProof/>
        </w:rPr>
      </w:pPr>
      <w:hyperlink w:anchor="_Toc89630659" w:history="1">
        <w:r w:rsidRPr="00DB116E">
          <w:rPr>
            <w:rStyle w:val="Hyperlink"/>
            <w:noProof/>
          </w:rPr>
          <w:t>Figure 4 VPN Architecture Diagram with UTM Appliances</w:t>
        </w:r>
        <w:r>
          <w:rPr>
            <w:noProof/>
            <w:webHidden/>
          </w:rPr>
          <w:tab/>
        </w:r>
        <w:r>
          <w:rPr>
            <w:noProof/>
            <w:webHidden/>
          </w:rPr>
          <w:fldChar w:fldCharType="begin"/>
        </w:r>
        <w:r>
          <w:rPr>
            <w:noProof/>
            <w:webHidden/>
          </w:rPr>
          <w:instrText xml:space="preserve"> PAGEREF _Toc89630659 \h </w:instrText>
        </w:r>
        <w:r>
          <w:rPr>
            <w:noProof/>
            <w:webHidden/>
          </w:rPr>
        </w:r>
        <w:r>
          <w:rPr>
            <w:noProof/>
            <w:webHidden/>
          </w:rPr>
          <w:fldChar w:fldCharType="separate"/>
        </w:r>
        <w:r>
          <w:rPr>
            <w:noProof/>
            <w:webHidden/>
          </w:rPr>
          <w:t>7</w:t>
        </w:r>
        <w:r>
          <w:rPr>
            <w:noProof/>
            <w:webHidden/>
          </w:rPr>
          <w:fldChar w:fldCharType="end"/>
        </w:r>
      </w:hyperlink>
    </w:p>
    <w:p w14:paraId="09E1E8E0" w14:textId="3A31BEE7" w:rsidR="00B242E0" w:rsidRDefault="00B242E0">
      <w:pPr>
        <w:pStyle w:val="TableofFigures"/>
        <w:tabs>
          <w:tab w:val="right" w:leader="dot" w:pos="9350"/>
        </w:tabs>
        <w:rPr>
          <w:rFonts w:eastAsiaTheme="minorEastAsia"/>
          <w:noProof/>
        </w:rPr>
      </w:pPr>
      <w:hyperlink w:anchor="_Toc89630660" w:history="1">
        <w:r w:rsidRPr="00DB116E">
          <w:rPr>
            <w:rStyle w:val="Hyperlink"/>
            <w:noProof/>
          </w:rPr>
          <w:t>Figure 5 VPN Architecture Diagram using Wireless Controller</w:t>
        </w:r>
        <w:r>
          <w:rPr>
            <w:noProof/>
            <w:webHidden/>
          </w:rPr>
          <w:tab/>
        </w:r>
        <w:r>
          <w:rPr>
            <w:noProof/>
            <w:webHidden/>
          </w:rPr>
          <w:fldChar w:fldCharType="begin"/>
        </w:r>
        <w:r>
          <w:rPr>
            <w:noProof/>
            <w:webHidden/>
          </w:rPr>
          <w:instrText xml:space="preserve"> PAGEREF _Toc89630660 \h </w:instrText>
        </w:r>
        <w:r>
          <w:rPr>
            <w:noProof/>
            <w:webHidden/>
          </w:rPr>
        </w:r>
        <w:r>
          <w:rPr>
            <w:noProof/>
            <w:webHidden/>
          </w:rPr>
          <w:fldChar w:fldCharType="separate"/>
        </w:r>
        <w:r>
          <w:rPr>
            <w:noProof/>
            <w:webHidden/>
          </w:rPr>
          <w:t>7</w:t>
        </w:r>
        <w:r>
          <w:rPr>
            <w:noProof/>
            <w:webHidden/>
          </w:rPr>
          <w:fldChar w:fldCharType="end"/>
        </w:r>
      </w:hyperlink>
    </w:p>
    <w:p w14:paraId="3AAF9851" w14:textId="3FE0A274" w:rsidR="00B242E0" w:rsidRDefault="00B242E0">
      <w:pPr>
        <w:pStyle w:val="TableofFigures"/>
        <w:tabs>
          <w:tab w:val="right" w:leader="dot" w:pos="9350"/>
        </w:tabs>
        <w:rPr>
          <w:rFonts w:eastAsiaTheme="minorEastAsia"/>
          <w:noProof/>
        </w:rPr>
      </w:pPr>
      <w:hyperlink w:anchor="_Toc89630661" w:history="1">
        <w:r w:rsidRPr="00DB116E">
          <w:rPr>
            <w:rStyle w:val="Hyperlink"/>
            <w:noProof/>
          </w:rPr>
          <w:t>Figure 6 https://www.bitvpn.net/blog/centralized-vs-decentralized-vpn/</w:t>
        </w:r>
        <w:r>
          <w:rPr>
            <w:noProof/>
            <w:webHidden/>
          </w:rPr>
          <w:tab/>
        </w:r>
        <w:r>
          <w:rPr>
            <w:noProof/>
            <w:webHidden/>
          </w:rPr>
          <w:fldChar w:fldCharType="begin"/>
        </w:r>
        <w:r>
          <w:rPr>
            <w:noProof/>
            <w:webHidden/>
          </w:rPr>
          <w:instrText xml:space="preserve"> PAGEREF _Toc89630661 \h </w:instrText>
        </w:r>
        <w:r>
          <w:rPr>
            <w:noProof/>
            <w:webHidden/>
          </w:rPr>
        </w:r>
        <w:r>
          <w:rPr>
            <w:noProof/>
            <w:webHidden/>
          </w:rPr>
          <w:fldChar w:fldCharType="separate"/>
        </w:r>
        <w:r>
          <w:rPr>
            <w:noProof/>
            <w:webHidden/>
          </w:rPr>
          <w:t>8</w:t>
        </w:r>
        <w:r>
          <w:rPr>
            <w:noProof/>
            <w:webHidden/>
          </w:rPr>
          <w:fldChar w:fldCharType="end"/>
        </w:r>
      </w:hyperlink>
    </w:p>
    <w:p w14:paraId="7D732514" w14:textId="6A7E0585" w:rsidR="00B242E0" w:rsidRDefault="00B242E0">
      <w:pPr>
        <w:pStyle w:val="TableofFigures"/>
        <w:tabs>
          <w:tab w:val="right" w:leader="dot" w:pos="9350"/>
        </w:tabs>
        <w:rPr>
          <w:rFonts w:eastAsiaTheme="minorEastAsia"/>
          <w:noProof/>
        </w:rPr>
      </w:pPr>
      <w:hyperlink w:anchor="_Toc89630662" w:history="1">
        <w:r w:rsidRPr="00DB116E">
          <w:rPr>
            <w:rStyle w:val="Hyperlink"/>
            <w:noProof/>
          </w:rPr>
          <w:t>Figure 7 virtual network device interfaces used by VPN clients to establish virtual instances of physical networking connections.</w:t>
        </w:r>
        <w:r>
          <w:rPr>
            <w:noProof/>
            <w:webHidden/>
          </w:rPr>
          <w:tab/>
        </w:r>
        <w:r>
          <w:rPr>
            <w:noProof/>
            <w:webHidden/>
          </w:rPr>
          <w:fldChar w:fldCharType="begin"/>
        </w:r>
        <w:r>
          <w:rPr>
            <w:noProof/>
            <w:webHidden/>
          </w:rPr>
          <w:instrText xml:space="preserve"> PAGEREF _Toc89630662 \h </w:instrText>
        </w:r>
        <w:r>
          <w:rPr>
            <w:noProof/>
            <w:webHidden/>
          </w:rPr>
        </w:r>
        <w:r>
          <w:rPr>
            <w:noProof/>
            <w:webHidden/>
          </w:rPr>
          <w:fldChar w:fldCharType="separate"/>
        </w:r>
        <w:r>
          <w:rPr>
            <w:noProof/>
            <w:webHidden/>
          </w:rPr>
          <w:t>12</w:t>
        </w:r>
        <w:r>
          <w:rPr>
            <w:noProof/>
            <w:webHidden/>
          </w:rPr>
          <w:fldChar w:fldCharType="end"/>
        </w:r>
      </w:hyperlink>
    </w:p>
    <w:p w14:paraId="45625F4F" w14:textId="5EBB3CBE" w:rsidR="00B242E0" w:rsidRDefault="00B242E0">
      <w:pPr>
        <w:pStyle w:val="TableofFigures"/>
        <w:tabs>
          <w:tab w:val="right" w:leader="dot" w:pos="9350"/>
        </w:tabs>
        <w:rPr>
          <w:rFonts w:eastAsiaTheme="minorEastAsia"/>
          <w:noProof/>
        </w:rPr>
      </w:pPr>
      <w:hyperlink w:anchor="_Toc89630663" w:history="1">
        <w:r w:rsidRPr="00DB116E">
          <w:rPr>
            <w:rStyle w:val="Hyperlink"/>
            <w:noProof/>
          </w:rPr>
          <w:t>Figure 8 https://tb-manual.torproject.org/about/</w:t>
        </w:r>
        <w:r>
          <w:rPr>
            <w:noProof/>
            <w:webHidden/>
          </w:rPr>
          <w:tab/>
        </w:r>
        <w:r>
          <w:rPr>
            <w:noProof/>
            <w:webHidden/>
          </w:rPr>
          <w:fldChar w:fldCharType="begin"/>
        </w:r>
        <w:r>
          <w:rPr>
            <w:noProof/>
            <w:webHidden/>
          </w:rPr>
          <w:instrText xml:space="preserve"> PAGEREF _Toc89630663 \h </w:instrText>
        </w:r>
        <w:r>
          <w:rPr>
            <w:noProof/>
            <w:webHidden/>
          </w:rPr>
        </w:r>
        <w:r>
          <w:rPr>
            <w:noProof/>
            <w:webHidden/>
          </w:rPr>
          <w:fldChar w:fldCharType="separate"/>
        </w:r>
        <w:r>
          <w:rPr>
            <w:noProof/>
            <w:webHidden/>
          </w:rPr>
          <w:t>14</w:t>
        </w:r>
        <w:r>
          <w:rPr>
            <w:noProof/>
            <w:webHidden/>
          </w:rPr>
          <w:fldChar w:fldCharType="end"/>
        </w:r>
      </w:hyperlink>
    </w:p>
    <w:p w14:paraId="69EF3B07" w14:textId="344E3854" w:rsidR="00B242E0" w:rsidRDefault="00B242E0">
      <w:pPr>
        <w:pStyle w:val="TableofFigures"/>
        <w:tabs>
          <w:tab w:val="right" w:leader="dot" w:pos="9350"/>
        </w:tabs>
        <w:rPr>
          <w:rFonts w:eastAsiaTheme="minorEastAsia"/>
          <w:noProof/>
        </w:rPr>
      </w:pPr>
      <w:hyperlink w:anchor="_Toc89630664" w:history="1">
        <w:r w:rsidRPr="00DB116E">
          <w:rPr>
            <w:rStyle w:val="Hyperlink"/>
            <w:noProof/>
          </w:rPr>
          <w:t>Figure 9 https://www.youtube.com/watch?v=QRYzre4bf7I</w:t>
        </w:r>
        <w:r>
          <w:rPr>
            <w:noProof/>
            <w:webHidden/>
          </w:rPr>
          <w:tab/>
        </w:r>
        <w:r>
          <w:rPr>
            <w:noProof/>
            <w:webHidden/>
          </w:rPr>
          <w:fldChar w:fldCharType="begin"/>
        </w:r>
        <w:r>
          <w:rPr>
            <w:noProof/>
            <w:webHidden/>
          </w:rPr>
          <w:instrText xml:space="preserve"> PAGEREF _Toc89630664 \h </w:instrText>
        </w:r>
        <w:r>
          <w:rPr>
            <w:noProof/>
            <w:webHidden/>
          </w:rPr>
        </w:r>
        <w:r>
          <w:rPr>
            <w:noProof/>
            <w:webHidden/>
          </w:rPr>
          <w:fldChar w:fldCharType="separate"/>
        </w:r>
        <w:r>
          <w:rPr>
            <w:noProof/>
            <w:webHidden/>
          </w:rPr>
          <w:t>17</w:t>
        </w:r>
        <w:r>
          <w:rPr>
            <w:noProof/>
            <w:webHidden/>
          </w:rPr>
          <w:fldChar w:fldCharType="end"/>
        </w:r>
      </w:hyperlink>
    </w:p>
    <w:p w14:paraId="19B879E0" w14:textId="39E53BB3" w:rsidR="00B242E0" w:rsidRDefault="00B242E0">
      <w:pPr>
        <w:pStyle w:val="TableofFigures"/>
        <w:tabs>
          <w:tab w:val="right" w:leader="dot" w:pos="9350"/>
        </w:tabs>
        <w:rPr>
          <w:rFonts w:eastAsiaTheme="minorEastAsia"/>
          <w:noProof/>
        </w:rPr>
      </w:pPr>
      <w:hyperlink w:anchor="_Toc89630665" w:history="1">
        <w:r w:rsidRPr="00DB116E">
          <w:rPr>
            <w:rStyle w:val="Hyperlink"/>
            <w:noProof/>
          </w:rPr>
          <w:t>Figure 10 Normal Onion Routing and Hidden Services</w:t>
        </w:r>
        <w:r>
          <w:rPr>
            <w:noProof/>
            <w:webHidden/>
          </w:rPr>
          <w:tab/>
        </w:r>
        <w:r>
          <w:rPr>
            <w:noProof/>
            <w:webHidden/>
          </w:rPr>
          <w:fldChar w:fldCharType="begin"/>
        </w:r>
        <w:r>
          <w:rPr>
            <w:noProof/>
            <w:webHidden/>
          </w:rPr>
          <w:instrText xml:space="preserve"> PAGEREF _Toc89630665 \h </w:instrText>
        </w:r>
        <w:r>
          <w:rPr>
            <w:noProof/>
            <w:webHidden/>
          </w:rPr>
        </w:r>
        <w:r>
          <w:rPr>
            <w:noProof/>
            <w:webHidden/>
          </w:rPr>
          <w:fldChar w:fldCharType="separate"/>
        </w:r>
        <w:r>
          <w:rPr>
            <w:noProof/>
            <w:webHidden/>
          </w:rPr>
          <w:t>2</w:t>
        </w:r>
        <w:r>
          <w:rPr>
            <w:noProof/>
            <w:webHidden/>
          </w:rPr>
          <w:fldChar w:fldCharType="end"/>
        </w:r>
      </w:hyperlink>
    </w:p>
    <w:p w14:paraId="5528434A" w14:textId="28BFCE34" w:rsidR="00B242E0" w:rsidRDefault="00B242E0">
      <w:pPr>
        <w:pStyle w:val="TableofFigures"/>
        <w:tabs>
          <w:tab w:val="right" w:leader="dot" w:pos="9350"/>
        </w:tabs>
        <w:rPr>
          <w:rFonts w:eastAsiaTheme="minorEastAsia"/>
          <w:noProof/>
        </w:rPr>
      </w:pPr>
      <w:hyperlink w:anchor="_Toc89630666" w:history="1">
        <w:r w:rsidRPr="00DB116E">
          <w:rPr>
            <w:rStyle w:val="Hyperlink"/>
            <w:noProof/>
          </w:rPr>
          <w:t>Figure 11 World map of encryption laws and policies</w:t>
        </w:r>
        <w:r>
          <w:rPr>
            <w:noProof/>
            <w:webHidden/>
          </w:rPr>
          <w:tab/>
        </w:r>
        <w:r>
          <w:rPr>
            <w:noProof/>
            <w:webHidden/>
          </w:rPr>
          <w:fldChar w:fldCharType="begin"/>
        </w:r>
        <w:r>
          <w:rPr>
            <w:noProof/>
            <w:webHidden/>
          </w:rPr>
          <w:instrText xml:space="preserve"> PAGEREF _Toc89630666 \h </w:instrText>
        </w:r>
        <w:r>
          <w:rPr>
            <w:noProof/>
            <w:webHidden/>
          </w:rPr>
        </w:r>
        <w:r>
          <w:rPr>
            <w:noProof/>
            <w:webHidden/>
          </w:rPr>
          <w:fldChar w:fldCharType="separate"/>
        </w:r>
        <w:r>
          <w:rPr>
            <w:noProof/>
            <w:webHidden/>
          </w:rPr>
          <w:t>2</w:t>
        </w:r>
        <w:r>
          <w:rPr>
            <w:noProof/>
            <w:webHidden/>
          </w:rPr>
          <w:fldChar w:fldCharType="end"/>
        </w:r>
      </w:hyperlink>
    </w:p>
    <w:p w14:paraId="04AA6193" w14:textId="3EAF2ECD" w:rsidR="00B242E0" w:rsidRDefault="00B242E0">
      <w:pPr>
        <w:pStyle w:val="TableofFigures"/>
        <w:tabs>
          <w:tab w:val="right" w:leader="dot" w:pos="9350"/>
        </w:tabs>
        <w:rPr>
          <w:rFonts w:eastAsiaTheme="minorEastAsia"/>
          <w:noProof/>
        </w:rPr>
      </w:pPr>
      <w:hyperlink w:anchor="_Toc89630667" w:history="1">
        <w:r w:rsidRPr="00DB116E">
          <w:rPr>
            <w:rStyle w:val="Hyperlink"/>
            <w:noProof/>
          </w:rPr>
          <w:t>Figure 12 https://www.gp-digital.org/world-map-of-encryption/</w:t>
        </w:r>
        <w:r>
          <w:rPr>
            <w:noProof/>
            <w:webHidden/>
          </w:rPr>
          <w:tab/>
        </w:r>
        <w:r>
          <w:rPr>
            <w:noProof/>
            <w:webHidden/>
          </w:rPr>
          <w:fldChar w:fldCharType="begin"/>
        </w:r>
        <w:r>
          <w:rPr>
            <w:noProof/>
            <w:webHidden/>
          </w:rPr>
          <w:instrText xml:space="preserve"> PAGEREF _Toc89630667 \h </w:instrText>
        </w:r>
        <w:r>
          <w:rPr>
            <w:noProof/>
            <w:webHidden/>
          </w:rPr>
        </w:r>
        <w:r>
          <w:rPr>
            <w:noProof/>
            <w:webHidden/>
          </w:rPr>
          <w:fldChar w:fldCharType="separate"/>
        </w:r>
        <w:r>
          <w:rPr>
            <w:noProof/>
            <w:webHidden/>
          </w:rPr>
          <w:t>3</w:t>
        </w:r>
        <w:r>
          <w:rPr>
            <w:noProof/>
            <w:webHidden/>
          </w:rPr>
          <w:fldChar w:fldCharType="end"/>
        </w:r>
      </w:hyperlink>
    </w:p>
    <w:p w14:paraId="176E0944" w14:textId="780152EA" w:rsidR="00B242E0" w:rsidRDefault="00B242E0">
      <w:pPr>
        <w:pStyle w:val="TableofFigures"/>
        <w:tabs>
          <w:tab w:val="right" w:leader="dot" w:pos="9350"/>
        </w:tabs>
        <w:rPr>
          <w:rFonts w:eastAsiaTheme="minorEastAsia"/>
          <w:noProof/>
        </w:rPr>
      </w:pPr>
      <w:hyperlink w:anchor="_Toc89630668" w:history="1">
        <w:r w:rsidRPr="00DB116E">
          <w:rPr>
            <w:rStyle w:val="Hyperlink"/>
            <w:noProof/>
          </w:rPr>
          <w:t>Figure 13 https://restoreprivacy.com/vpn/openvpn-ipsec-wireguard-l2tp-ikev2-protocols/</w:t>
        </w:r>
        <w:r>
          <w:rPr>
            <w:noProof/>
            <w:webHidden/>
          </w:rPr>
          <w:tab/>
        </w:r>
        <w:r>
          <w:rPr>
            <w:noProof/>
            <w:webHidden/>
          </w:rPr>
          <w:fldChar w:fldCharType="begin"/>
        </w:r>
        <w:r>
          <w:rPr>
            <w:noProof/>
            <w:webHidden/>
          </w:rPr>
          <w:instrText xml:space="preserve"> PAGEREF _Toc89630668 \h </w:instrText>
        </w:r>
        <w:r>
          <w:rPr>
            <w:noProof/>
            <w:webHidden/>
          </w:rPr>
        </w:r>
        <w:r>
          <w:rPr>
            <w:noProof/>
            <w:webHidden/>
          </w:rPr>
          <w:fldChar w:fldCharType="separate"/>
        </w:r>
        <w:r>
          <w:rPr>
            <w:noProof/>
            <w:webHidden/>
          </w:rPr>
          <w:t>5</w:t>
        </w:r>
        <w:r>
          <w:rPr>
            <w:noProof/>
            <w:webHidden/>
          </w:rPr>
          <w:fldChar w:fldCharType="end"/>
        </w:r>
      </w:hyperlink>
    </w:p>
    <w:p w14:paraId="73662667" w14:textId="7574338E" w:rsidR="00B242E0" w:rsidRDefault="00B242E0">
      <w:pPr>
        <w:pStyle w:val="TableofFigures"/>
        <w:tabs>
          <w:tab w:val="right" w:leader="dot" w:pos="9350"/>
        </w:tabs>
        <w:rPr>
          <w:rFonts w:eastAsiaTheme="minorEastAsia"/>
          <w:noProof/>
        </w:rPr>
      </w:pPr>
      <w:hyperlink w:anchor="_Toc89630669" w:history="1">
        <w:r w:rsidRPr="00DB116E">
          <w:rPr>
            <w:rStyle w:val="Hyperlink"/>
            <w:noProof/>
          </w:rPr>
          <w:t>Figure 14 Tor relay config in torrc</w:t>
        </w:r>
        <w:r>
          <w:rPr>
            <w:noProof/>
            <w:webHidden/>
          </w:rPr>
          <w:tab/>
        </w:r>
        <w:r>
          <w:rPr>
            <w:noProof/>
            <w:webHidden/>
          </w:rPr>
          <w:fldChar w:fldCharType="begin"/>
        </w:r>
        <w:r>
          <w:rPr>
            <w:noProof/>
            <w:webHidden/>
          </w:rPr>
          <w:instrText xml:space="preserve"> PAGEREF _Toc89630669 \h </w:instrText>
        </w:r>
        <w:r>
          <w:rPr>
            <w:noProof/>
            <w:webHidden/>
          </w:rPr>
        </w:r>
        <w:r>
          <w:rPr>
            <w:noProof/>
            <w:webHidden/>
          </w:rPr>
          <w:fldChar w:fldCharType="separate"/>
        </w:r>
        <w:r>
          <w:rPr>
            <w:noProof/>
            <w:webHidden/>
          </w:rPr>
          <w:t>11</w:t>
        </w:r>
        <w:r>
          <w:rPr>
            <w:noProof/>
            <w:webHidden/>
          </w:rPr>
          <w:fldChar w:fldCharType="end"/>
        </w:r>
      </w:hyperlink>
    </w:p>
    <w:p w14:paraId="30DC402B" w14:textId="1E74559D" w:rsidR="00B242E0" w:rsidRDefault="00B242E0">
      <w:pPr>
        <w:pStyle w:val="TableofFigures"/>
        <w:tabs>
          <w:tab w:val="right" w:leader="dot" w:pos="9350"/>
        </w:tabs>
        <w:rPr>
          <w:rFonts w:eastAsiaTheme="minorEastAsia"/>
          <w:noProof/>
        </w:rPr>
      </w:pPr>
      <w:hyperlink w:anchor="_Toc89630670" w:history="1">
        <w:r w:rsidRPr="00DB116E">
          <w:rPr>
            <w:rStyle w:val="Hyperlink"/>
            <w:noProof/>
          </w:rPr>
          <w:t>Figure 15 Tor metrics</w:t>
        </w:r>
        <w:r>
          <w:rPr>
            <w:noProof/>
            <w:webHidden/>
          </w:rPr>
          <w:tab/>
        </w:r>
        <w:r>
          <w:rPr>
            <w:noProof/>
            <w:webHidden/>
          </w:rPr>
          <w:fldChar w:fldCharType="begin"/>
        </w:r>
        <w:r>
          <w:rPr>
            <w:noProof/>
            <w:webHidden/>
          </w:rPr>
          <w:instrText xml:space="preserve"> PAGEREF _Toc89630670 \h </w:instrText>
        </w:r>
        <w:r>
          <w:rPr>
            <w:noProof/>
            <w:webHidden/>
          </w:rPr>
        </w:r>
        <w:r>
          <w:rPr>
            <w:noProof/>
            <w:webHidden/>
          </w:rPr>
          <w:fldChar w:fldCharType="separate"/>
        </w:r>
        <w:r>
          <w:rPr>
            <w:noProof/>
            <w:webHidden/>
          </w:rPr>
          <w:t>12</w:t>
        </w:r>
        <w:r>
          <w:rPr>
            <w:noProof/>
            <w:webHidden/>
          </w:rPr>
          <w:fldChar w:fldCharType="end"/>
        </w:r>
      </w:hyperlink>
    </w:p>
    <w:p w14:paraId="0C968A1D" w14:textId="1381AAE8" w:rsidR="00B242E0" w:rsidRDefault="00B242E0">
      <w:pPr>
        <w:pStyle w:val="TableofFigures"/>
        <w:tabs>
          <w:tab w:val="right" w:leader="dot" w:pos="9350"/>
        </w:tabs>
        <w:rPr>
          <w:rFonts w:eastAsiaTheme="minorEastAsia"/>
          <w:noProof/>
        </w:rPr>
      </w:pPr>
      <w:hyperlink w:anchor="_Toc89630671" w:history="1">
        <w:r w:rsidRPr="00DB116E">
          <w:rPr>
            <w:rStyle w:val="Hyperlink"/>
            <w:noProof/>
          </w:rPr>
          <w:t>Figure 16 torrc for hidden services</w:t>
        </w:r>
        <w:r>
          <w:rPr>
            <w:noProof/>
            <w:webHidden/>
          </w:rPr>
          <w:tab/>
        </w:r>
        <w:r>
          <w:rPr>
            <w:noProof/>
            <w:webHidden/>
          </w:rPr>
          <w:fldChar w:fldCharType="begin"/>
        </w:r>
        <w:r>
          <w:rPr>
            <w:noProof/>
            <w:webHidden/>
          </w:rPr>
          <w:instrText xml:space="preserve"> PAGEREF _Toc89630671 \h </w:instrText>
        </w:r>
        <w:r>
          <w:rPr>
            <w:noProof/>
            <w:webHidden/>
          </w:rPr>
        </w:r>
        <w:r>
          <w:rPr>
            <w:noProof/>
            <w:webHidden/>
          </w:rPr>
          <w:fldChar w:fldCharType="separate"/>
        </w:r>
        <w:r>
          <w:rPr>
            <w:noProof/>
            <w:webHidden/>
          </w:rPr>
          <w:t>13</w:t>
        </w:r>
        <w:r>
          <w:rPr>
            <w:noProof/>
            <w:webHidden/>
          </w:rPr>
          <w:fldChar w:fldCharType="end"/>
        </w:r>
      </w:hyperlink>
    </w:p>
    <w:p w14:paraId="063D41DF" w14:textId="78AB6126" w:rsidR="00B242E0" w:rsidRDefault="00B242E0">
      <w:pPr>
        <w:pStyle w:val="TableofFigures"/>
        <w:tabs>
          <w:tab w:val="right" w:leader="dot" w:pos="9350"/>
        </w:tabs>
        <w:rPr>
          <w:rFonts w:eastAsiaTheme="minorEastAsia"/>
          <w:noProof/>
        </w:rPr>
      </w:pPr>
      <w:hyperlink w:anchor="_Toc89630672" w:history="1">
        <w:r w:rsidRPr="00DB116E">
          <w:rPr>
            <w:rStyle w:val="Hyperlink"/>
            <w:noProof/>
          </w:rPr>
          <w:t>Figure 17 Find your .onion address</w:t>
        </w:r>
        <w:r>
          <w:rPr>
            <w:noProof/>
            <w:webHidden/>
          </w:rPr>
          <w:tab/>
        </w:r>
        <w:r>
          <w:rPr>
            <w:noProof/>
            <w:webHidden/>
          </w:rPr>
          <w:fldChar w:fldCharType="begin"/>
        </w:r>
        <w:r>
          <w:rPr>
            <w:noProof/>
            <w:webHidden/>
          </w:rPr>
          <w:instrText xml:space="preserve"> PAGEREF _Toc89630672 \h </w:instrText>
        </w:r>
        <w:r>
          <w:rPr>
            <w:noProof/>
            <w:webHidden/>
          </w:rPr>
        </w:r>
        <w:r>
          <w:rPr>
            <w:noProof/>
            <w:webHidden/>
          </w:rPr>
          <w:fldChar w:fldCharType="separate"/>
        </w:r>
        <w:r>
          <w:rPr>
            <w:noProof/>
            <w:webHidden/>
          </w:rPr>
          <w:t>14</w:t>
        </w:r>
        <w:r>
          <w:rPr>
            <w:noProof/>
            <w:webHidden/>
          </w:rPr>
          <w:fldChar w:fldCharType="end"/>
        </w:r>
      </w:hyperlink>
    </w:p>
    <w:p w14:paraId="74F82AD4" w14:textId="7714B87D" w:rsidR="009825D7" w:rsidRDefault="00B242E0" w:rsidP="00F92671">
      <w:pPr>
        <w:jc w:val="center"/>
        <w:rPr>
          <w:rFonts w:cstheme="minorHAnsi"/>
          <w:color w:val="212529"/>
          <w:sz w:val="28"/>
          <w:szCs w:val="28"/>
          <w:shd w:val="clear" w:color="auto" w:fill="FFFFFF"/>
        </w:rPr>
        <w:sectPr w:rsidR="009825D7" w:rsidSect="0038379B">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F3128D2" w14:textId="20227D23" w:rsidR="00F92671" w:rsidRDefault="009E3724" w:rsidP="00AA7E2C">
      <w:pPr>
        <w:pStyle w:val="Heading1"/>
      </w:pPr>
      <w:bookmarkStart w:id="0" w:name="_Toc89480402"/>
      <w:bookmarkStart w:id="1" w:name="_Toc89629732"/>
      <w:r>
        <w:lastRenderedPageBreak/>
        <w:t>Abstract</w:t>
      </w:r>
      <w:bookmarkEnd w:id="0"/>
      <w:bookmarkEnd w:id="1"/>
    </w:p>
    <w:p w14:paraId="2E9758A5" w14:textId="716A6FA8" w:rsidR="007F7F97" w:rsidRDefault="008E15EB" w:rsidP="00A662E1">
      <w:pPr>
        <w:shd w:val="clear" w:color="auto" w:fill="FFFFFF" w:themeFill="background1"/>
        <w:ind w:left="360"/>
        <w:jc w:val="both"/>
      </w:pPr>
      <w:r>
        <w:t>T</w:t>
      </w:r>
      <w:r w:rsidR="007F7F97">
        <w:t xml:space="preserve">raffic </w:t>
      </w:r>
      <w:r>
        <w:t xml:space="preserve">Encryption </w:t>
      </w:r>
      <w:r w:rsidR="007F7F97">
        <w:t>tools for anonymous</w:t>
      </w:r>
      <w:r w:rsidR="002169D9">
        <w:rPr>
          <w:rStyle w:val="FootnoteReference"/>
        </w:rPr>
        <w:footnoteReference w:id="2"/>
      </w:r>
      <w:r w:rsidR="007F7F97">
        <w:t xml:space="preserve"> communications network </w:t>
      </w:r>
      <w:proofErr w:type="gramStart"/>
      <w:r w:rsidR="007F7F97">
        <w:t>were</w:t>
      </w:r>
      <w:proofErr w:type="gramEnd"/>
      <w:r w:rsidR="007F7F97">
        <w:t xml:space="preserve"> born to protect the privacy</w:t>
      </w:r>
      <w:r w:rsidR="00645089">
        <w:t>, security</w:t>
      </w:r>
      <w:r w:rsidR="007F7F97">
        <w:t xml:space="preserve"> of our internetwork communications, preventing tracking, censorship and traffic analysis</w:t>
      </w:r>
      <w:r w:rsidR="009A2C91">
        <w:t xml:space="preserve"> they are by far</w:t>
      </w:r>
      <w:r w:rsidR="009A2C91" w:rsidRPr="009A2C91">
        <w:t xml:space="preserve"> </w:t>
      </w:r>
      <w:r w:rsidR="009A2C91">
        <w:t xml:space="preserve">the most famous </w:t>
      </w:r>
      <w:r w:rsidR="00CE541D">
        <w:t xml:space="preserve">in encryption category </w:t>
      </w:r>
      <w:r w:rsidR="009A2C91">
        <w:t>that everybody uses for privacy without transparency</w:t>
      </w:r>
      <w:r w:rsidR="009A2C91">
        <w:rPr>
          <w:rStyle w:val="FootnoteReference"/>
        </w:rPr>
        <w:footnoteReference w:id="3"/>
      </w:r>
      <w:r w:rsidR="007F7F97">
        <w:t>.</w:t>
      </w:r>
    </w:p>
    <w:p w14:paraId="507C625C" w14:textId="48E13377" w:rsidR="00CE541D" w:rsidRPr="007F7F97" w:rsidRDefault="00CE541D" w:rsidP="00A662E1">
      <w:pPr>
        <w:shd w:val="clear" w:color="auto" w:fill="FFFFFF" w:themeFill="background1"/>
        <w:ind w:left="360"/>
        <w:jc w:val="both"/>
      </w:pPr>
      <w:r>
        <w:t>In these articles</w:t>
      </w:r>
      <w:r w:rsidR="009522EA">
        <w:t>,</w:t>
      </w:r>
      <w:r>
        <w:t xml:space="preserve"> we present two industry-standard open-source software solutions T</w:t>
      </w:r>
      <w:r w:rsidR="009C2B00">
        <w:t>or</w:t>
      </w:r>
      <w:r w:rsidR="004C150D">
        <w:t xml:space="preserve"> </w:t>
      </w:r>
      <w:r w:rsidR="00910629">
        <w:t xml:space="preserve">anonymization network </w:t>
      </w:r>
      <w:r>
        <w:t>&amp; OpenVPN</w:t>
      </w:r>
      <w:r w:rsidR="00906228">
        <w:t xml:space="preserve"> with a systematic literature review on the research made on T</w:t>
      </w:r>
      <w:r w:rsidR="00690C4F">
        <w:t>or</w:t>
      </w:r>
      <w:r w:rsidR="00906228">
        <w:t xml:space="preserve"> and VPN </w:t>
      </w:r>
      <w:r w:rsidR="00645089">
        <w:t xml:space="preserve">types </w:t>
      </w:r>
      <w:r w:rsidR="00906228">
        <w:t>presenting the state of the art</w:t>
      </w:r>
      <w:r w:rsidR="00A56083">
        <w:t xml:space="preserve">, </w:t>
      </w:r>
      <w:r w:rsidR="007E7A00">
        <w:t xml:space="preserve">history, </w:t>
      </w:r>
      <w:r w:rsidR="00A56083">
        <w:t>architecture, protocols</w:t>
      </w:r>
      <w:r w:rsidR="00906228">
        <w:t xml:space="preserve"> and the different research challenges to be addressed. This </w:t>
      </w:r>
      <w:r w:rsidR="00F271A8">
        <w:t xml:space="preserve">comprehensive </w:t>
      </w:r>
      <w:r w:rsidR="00906228">
        <w:t xml:space="preserve">review has been developed from a </w:t>
      </w:r>
      <w:r w:rsidR="001639B2">
        <w:t>various selection article</w:t>
      </w:r>
      <w:r w:rsidR="00906228">
        <w:t xml:space="preserve"> and </w:t>
      </w:r>
      <w:r w:rsidR="005E4476">
        <w:t>showcase</w:t>
      </w:r>
      <w:r w:rsidR="00906228">
        <w:t xml:space="preserve"> main findings and </w:t>
      </w:r>
      <w:r w:rsidR="00730A80">
        <w:t>u</w:t>
      </w:r>
      <w:r w:rsidR="00906228">
        <w:t xml:space="preserve">se cases with </w:t>
      </w:r>
      <w:r w:rsidR="005D0AE8">
        <w:t xml:space="preserve">each </w:t>
      </w:r>
      <w:r w:rsidR="00995A31">
        <w:t>tool’s</w:t>
      </w:r>
      <w:r w:rsidR="005D0AE8">
        <w:t xml:space="preserve"> </w:t>
      </w:r>
      <w:r w:rsidR="0029337D">
        <w:t xml:space="preserve">advantages </w:t>
      </w:r>
      <w:r w:rsidR="005D0AE8">
        <w:t xml:space="preserve">and </w:t>
      </w:r>
      <w:r w:rsidR="0029337D">
        <w:t>disadvantages</w:t>
      </w:r>
      <w:r w:rsidR="005D0AE8">
        <w:t>, limitation</w:t>
      </w:r>
      <w:r w:rsidR="00412A58">
        <w:t>s</w:t>
      </w:r>
      <w:r w:rsidR="005D0AE8">
        <w:t xml:space="preserve"> and Law issues</w:t>
      </w:r>
      <w:r w:rsidR="00602C4A">
        <w:t xml:space="preserve">, </w:t>
      </w:r>
      <w:r w:rsidR="005B12BE">
        <w:t>n</w:t>
      </w:r>
      <w:r w:rsidR="005B12BE" w:rsidRPr="002B3074">
        <w:t>ot all VPNs were created equal</w:t>
      </w:r>
      <w:r w:rsidR="005B12BE">
        <w:t xml:space="preserve">ly and they include many components e.g., encryption algorithms/ciphers, Encapsulation techniques, how they are going to push the traffic </w:t>
      </w:r>
      <w:r w:rsidR="00F33E4F">
        <w:t>through</w:t>
      </w:r>
      <w:r w:rsidR="005B12BE">
        <w:t xml:space="preserve"> the tunnel </w:t>
      </w:r>
      <w:r w:rsidR="00177A77">
        <w:t>and many more strategy patterns.</w:t>
      </w:r>
      <w:r w:rsidR="005B12BE">
        <w:t xml:space="preserve"> we are going to examine in high view the general idea</w:t>
      </w:r>
      <w:r w:rsidR="001852E0">
        <w:t>, b</w:t>
      </w:r>
      <w:r w:rsidR="00602C4A">
        <w:t xml:space="preserve">ut in order to understand a specific tool first we are going to see </w:t>
      </w:r>
      <w:r w:rsidR="005B12BE">
        <w:t xml:space="preserve">how </w:t>
      </w:r>
      <w:r w:rsidR="00602C4A">
        <w:t>the</w:t>
      </w:r>
      <w:r w:rsidR="00C13A45">
        <w:t>ir</w:t>
      </w:r>
      <w:r w:rsidR="00602C4A">
        <w:t xml:space="preserve"> underlying mechanics of a VPN works</w:t>
      </w:r>
      <w:r w:rsidR="00AF4C4D">
        <w:t xml:space="preserve"> and Tor is based upon </w:t>
      </w:r>
      <w:r w:rsidR="000A1F42">
        <w:t xml:space="preserve">a </w:t>
      </w:r>
      <w:r w:rsidR="00AF4C4D">
        <w:t>VPN</w:t>
      </w:r>
      <w:r w:rsidR="00937A1F">
        <w:t xml:space="preserve"> architect</w:t>
      </w:r>
      <w:r w:rsidR="0066713D">
        <w:t>ure</w:t>
      </w:r>
      <w:r w:rsidR="005D0AE8">
        <w:t>.</w:t>
      </w:r>
    </w:p>
    <w:p w14:paraId="1DFD1859" w14:textId="64A8C19F" w:rsidR="00AE7F87" w:rsidRPr="0046399A" w:rsidRDefault="00AE7F87" w:rsidP="00F14242">
      <w:pPr>
        <w:ind w:left="360"/>
        <w:jc w:val="both"/>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Security tools;</w:t>
      </w:r>
      <w:r w:rsidR="00265FB4">
        <w:rPr>
          <w:rFonts w:cstheme="minorHAnsi"/>
          <w:sz w:val="20"/>
          <w:szCs w:val="20"/>
        </w:rPr>
        <w:t xml:space="preserve"> </w:t>
      </w:r>
      <w:r w:rsidR="00D40B4E">
        <w:rPr>
          <w:rFonts w:cstheme="minorHAnsi"/>
          <w:sz w:val="20"/>
          <w:szCs w:val="20"/>
        </w:rPr>
        <w:t>Tor; VPN; OpenVPN; Traffic Encryption; hidden services; survey;</w:t>
      </w:r>
      <w:r w:rsidR="0058676D">
        <w:rPr>
          <w:rFonts w:cstheme="minorHAnsi"/>
          <w:sz w:val="20"/>
          <w:szCs w:val="20"/>
        </w:rPr>
        <w:t xml:space="preserve"> decentralized peer to peer </w:t>
      </w:r>
      <w:r w:rsidR="0054157E">
        <w:rPr>
          <w:rFonts w:cstheme="minorHAnsi"/>
          <w:sz w:val="20"/>
          <w:szCs w:val="20"/>
        </w:rPr>
        <w:t xml:space="preserve">network </w:t>
      </w:r>
      <w:r w:rsidR="0058676D">
        <w:rPr>
          <w:rFonts w:cstheme="minorHAnsi"/>
          <w:sz w:val="20"/>
          <w:szCs w:val="20"/>
        </w:rPr>
        <w:t>infrastructure;</w:t>
      </w:r>
    </w:p>
    <w:p w14:paraId="55E47845" w14:textId="0F0D1EE7" w:rsidR="0031459D" w:rsidRDefault="0076648D" w:rsidP="0031459D">
      <w:pPr>
        <w:pStyle w:val="Heading1"/>
      </w:pPr>
      <w:bookmarkStart w:id="2" w:name="_Toc89480403"/>
      <w:bookmarkStart w:id="3" w:name="_Toc89629733"/>
      <w:r>
        <w:t>Introduction</w:t>
      </w:r>
      <w:bookmarkEnd w:id="2"/>
      <w:bookmarkEnd w:id="3"/>
    </w:p>
    <w:p w14:paraId="05674D80" w14:textId="632563B0" w:rsidR="00CA4D3E" w:rsidRPr="00CA4D3E" w:rsidRDefault="006F6630" w:rsidP="00CA4D3E">
      <w:pPr>
        <w:pStyle w:val="Heading2"/>
      </w:pPr>
      <w:bookmarkStart w:id="4" w:name="_Toc89480404"/>
      <w:bookmarkStart w:id="5" w:name="_Toc89629734"/>
      <w:r>
        <w:t xml:space="preserve">Brief </w:t>
      </w:r>
      <w:r w:rsidR="00C76917">
        <w:t>Encryption &amp; Internet</w:t>
      </w:r>
      <w:r w:rsidR="00CA4D3E">
        <w:t xml:space="preserve"> History</w:t>
      </w:r>
      <w:bookmarkEnd w:id="4"/>
      <w:bookmarkEnd w:id="5"/>
    </w:p>
    <w:p w14:paraId="2F47BEF3" w14:textId="77777777" w:rsidR="00FD2774" w:rsidRDefault="00FD2774" w:rsidP="00861411">
      <w:pPr>
        <w:ind w:left="720"/>
        <w:jc w:val="both"/>
        <w:sectPr w:rsidR="00FD2774" w:rsidSect="00B67D37">
          <w:headerReference w:type="default" r:id="rId16"/>
          <w:footerReference w:type="default" r:id="rId17"/>
          <w:pgSz w:w="12240" w:h="15840"/>
          <w:pgMar w:top="1440" w:right="1440" w:bottom="1440" w:left="1440" w:header="720" w:footer="720" w:gutter="0"/>
          <w:pgNumType w:start="1"/>
          <w:cols w:space="720"/>
          <w:docGrid w:linePitch="360"/>
        </w:sectPr>
      </w:pPr>
    </w:p>
    <w:p w14:paraId="3D738DBB" w14:textId="4D302B54" w:rsidR="00CF2EF2" w:rsidRDefault="00CF2EF2" w:rsidP="00861411">
      <w:pPr>
        <w:ind w:left="720"/>
        <w:jc w:val="both"/>
      </w:pPr>
      <w:r>
        <w:t xml:space="preserve">Cryptography for first time appeared in </w:t>
      </w:r>
      <w:r w:rsidR="0028348A">
        <w:t>~</w:t>
      </w:r>
      <w:r>
        <w:t>1900 BC</w:t>
      </w:r>
      <w:r w:rsidR="0028348A">
        <w:t>, it is used either to alter a meaning of a text with inscription</w:t>
      </w:r>
      <w:r w:rsidR="00E14F6B">
        <w:t>s</w:t>
      </w:r>
      <w:r w:rsidR="0028348A">
        <w:t xml:space="preserve"> and not hide it</w:t>
      </w:r>
      <w:r w:rsidR="00814009">
        <w:t>,</w:t>
      </w:r>
      <w:r w:rsidR="0028348A">
        <w:t xml:space="preserve"> changing its form for some</w:t>
      </w:r>
      <w:r w:rsidR="00A11DF9">
        <w:softHyphen/>
      </w:r>
      <w:r w:rsidR="0028348A">
        <w:t xml:space="preserve">thing more dignified </w:t>
      </w:r>
      <w:r w:rsidR="00814009">
        <w:t>(</w:t>
      </w:r>
      <w:r w:rsidR="0028348A">
        <w:t>e.g., in Ancient Egypt</w:t>
      </w:r>
      <w:r w:rsidR="00814009">
        <w:t>)</w:t>
      </w:r>
      <w:r w:rsidR="0028348A">
        <w:t xml:space="preserve"> or to hide secret messages be</w:t>
      </w:r>
      <w:r w:rsidR="00A11DF9">
        <w:softHyphen/>
      </w:r>
      <w:r w:rsidR="0028348A">
        <w:t xml:space="preserve">tween government </w:t>
      </w:r>
      <w:r w:rsidR="00507F98">
        <w:t xml:space="preserve">diplomacies, </w:t>
      </w:r>
      <w:r w:rsidR="0028348A">
        <w:t>agen</w:t>
      </w:r>
      <w:r w:rsidR="00A11DF9">
        <w:softHyphen/>
      </w:r>
      <w:r w:rsidR="0028348A">
        <w:t xml:space="preserve">cies </w:t>
      </w:r>
      <w:r w:rsidR="00507F98">
        <w:t xml:space="preserve">and military </w:t>
      </w:r>
      <w:r w:rsidR="0028348A">
        <w:t xml:space="preserve">for </w:t>
      </w:r>
      <w:r w:rsidR="00097DF1">
        <w:t>spy purposes and wars.</w:t>
      </w:r>
    </w:p>
    <w:p w14:paraId="360E9A9A" w14:textId="1758E57C" w:rsidR="00CA4D3E" w:rsidRDefault="001D12C9" w:rsidP="00861411">
      <w:pPr>
        <w:ind w:left="720"/>
        <w:jc w:val="both"/>
      </w:pPr>
      <w:r>
        <w:t>Fast forwarding to around 100 BC, Julius Caesar used a form of encryption for messages to his army generals posted in the war front.</w:t>
      </w:r>
      <w:r w:rsidRPr="001D12C9">
        <w:rPr>
          <w:rFonts w:ascii="Arial" w:hAnsi="Arial" w:cs="Arial"/>
          <w:color w:val="252525"/>
          <w:sz w:val="21"/>
          <w:szCs w:val="21"/>
          <w:shd w:val="clear" w:color="auto" w:fill="FFFFFF"/>
        </w:rPr>
        <w:t xml:space="preserve"> </w:t>
      </w:r>
      <w:r w:rsidRPr="001D12C9">
        <w:t>This substitution cipher, known as Caesar cipher</w:t>
      </w:r>
      <w:r>
        <w:t xml:space="preserve"> but as with all encryption systems its some kind of mathematic formula and the way you design the system of this formula mat</w:t>
      </w:r>
      <w:r w:rsidR="00A11DF9">
        <w:softHyphen/>
      </w:r>
      <w:r>
        <w:t>ters. Cesar cipher depends on the secrecy of the system and not on the en</w:t>
      </w:r>
      <w:r w:rsidR="00A11DF9">
        <w:softHyphen/>
      </w:r>
      <w:r>
        <w:t>cryption key. Once the system is known</w:t>
      </w:r>
      <w:r w:rsidR="0099677A">
        <w:t xml:space="preserve"> (secret crypto)</w:t>
      </w:r>
      <w:r>
        <w:t>, these encrypted messages can easily be decrypted</w:t>
      </w:r>
      <w:r w:rsidR="007123E1">
        <w:t xml:space="preserve"> </w:t>
      </w:r>
      <w:sdt>
        <w:sdtPr>
          <w:id w:val="273836133"/>
          <w:citation/>
        </w:sdtPr>
        <w:sdtEndPr/>
        <w:sdtContent>
          <w:r w:rsidR="007123E1">
            <w:fldChar w:fldCharType="begin"/>
          </w:r>
          <w:r w:rsidR="007123E1">
            <w:instrText xml:space="preserve"> CITATION Huz13 \l 1033 </w:instrText>
          </w:r>
          <w:r w:rsidR="007123E1">
            <w:fldChar w:fldCharType="separate"/>
          </w:r>
          <w:r w:rsidR="00457D0D" w:rsidRPr="00457D0D">
            <w:rPr>
              <w:noProof/>
            </w:rPr>
            <w:t>[1]</w:t>
          </w:r>
          <w:r w:rsidR="007123E1">
            <w:fldChar w:fldCharType="end"/>
          </w:r>
        </w:sdtContent>
      </w:sdt>
      <w:r>
        <w:t>.</w:t>
      </w:r>
    </w:p>
    <w:p w14:paraId="470E03E8" w14:textId="03C125A2" w:rsidR="00ED4D09" w:rsidRDefault="00ED4D09" w:rsidP="00861411">
      <w:pPr>
        <w:ind w:left="720"/>
        <w:jc w:val="both"/>
      </w:pPr>
      <w:r>
        <w:t>The first hardcore ciphers which used encryption key w</w:t>
      </w:r>
      <w:r w:rsidR="00957E79">
        <w:t xml:space="preserve">ere </w:t>
      </w:r>
      <w:r>
        <w:t>Enigma machine</w:t>
      </w:r>
      <w:r w:rsidR="00957E79">
        <w:t>s</w:t>
      </w:r>
      <w:r>
        <w:t xml:space="preserve"> used in </w:t>
      </w:r>
      <w:r w:rsidR="0075548D">
        <w:t>World War</w:t>
      </w:r>
      <w:r w:rsidR="001E09C6">
        <w:t xml:space="preserve"> 1</w:t>
      </w:r>
      <w:r>
        <w:t xml:space="preserve"> and WWII</w:t>
      </w:r>
      <w:r w:rsidR="000031A6">
        <w:t>.</w:t>
      </w:r>
      <w:r w:rsidR="000031A6" w:rsidRPr="000031A6">
        <w:t xml:space="preserve"> Eventu</w:t>
      </w:r>
      <w:r w:rsidR="00A11DF9">
        <w:softHyphen/>
      </w:r>
      <w:r w:rsidR="000031A6" w:rsidRPr="000031A6">
        <w:t>ally Alan Turing, a Cambridge University mathematician and logician, provided much of the original thinking that led to the design of the cryptanalytical bombe machines that were instrumental in eventually breaking the naval Enigma</w:t>
      </w:r>
      <w:r w:rsidR="000337D3">
        <w:t xml:space="preserve"> </w:t>
      </w:r>
      <w:sdt>
        <w:sdtPr>
          <w:id w:val="910813582"/>
          <w:citation/>
        </w:sdtPr>
        <w:sdtEndPr/>
        <w:sdtContent>
          <w:r w:rsidR="007123E1">
            <w:fldChar w:fldCharType="begin"/>
          </w:r>
          <w:r w:rsidR="007123E1">
            <w:instrText xml:space="preserve"> CITATION Eni21 \l 1033 </w:instrText>
          </w:r>
          <w:r w:rsidR="007123E1">
            <w:fldChar w:fldCharType="separate"/>
          </w:r>
          <w:r w:rsidR="00457D0D" w:rsidRPr="00457D0D">
            <w:rPr>
              <w:noProof/>
            </w:rPr>
            <w:t>[2]</w:t>
          </w:r>
          <w:r w:rsidR="007123E1">
            <w:fldChar w:fldCharType="end"/>
          </w:r>
        </w:sdtContent>
      </w:sdt>
      <w:r w:rsidR="000031A6" w:rsidRPr="000031A6">
        <w:t>.</w:t>
      </w:r>
    </w:p>
    <w:p w14:paraId="1D504BE9" w14:textId="70DD1A9E" w:rsidR="0090641F" w:rsidRDefault="005C23C4" w:rsidP="00861411">
      <w:pPr>
        <w:ind w:left="720"/>
        <w:jc w:val="both"/>
      </w:pPr>
      <w:r>
        <w:t>Our needs bec</w:t>
      </w:r>
      <w:r w:rsidR="00C87186">
        <w:t>a</w:t>
      </w:r>
      <w:r>
        <w:t xml:space="preserve">me our actions, </w:t>
      </w:r>
      <w:r w:rsidR="00AC623A">
        <w:t xml:space="preserve">Alan Turing was considered the father of </w:t>
      </w:r>
      <w:r w:rsidR="00AC623A">
        <w:lastRenderedPageBreak/>
        <w:t>modern computer science</w:t>
      </w:r>
      <w:r w:rsidR="009824D9">
        <w:t xml:space="preserve"> </w:t>
      </w:r>
      <w:sdt>
        <w:sdtPr>
          <w:id w:val="313459617"/>
          <w:citation/>
        </w:sdtPr>
        <w:sdtEndPr/>
        <w:sdtContent>
          <w:r w:rsidR="007123E1">
            <w:fldChar w:fldCharType="begin"/>
          </w:r>
          <w:r w:rsidR="007123E1">
            <w:instrText xml:space="preserve"> CITATION Ala21 \l 1033 </w:instrText>
          </w:r>
          <w:r w:rsidR="007123E1">
            <w:fldChar w:fldCharType="separate"/>
          </w:r>
          <w:r w:rsidR="00457D0D" w:rsidRPr="00457D0D">
            <w:rPr>
              <w:noProof/>
            </w:rPr>
            <w:t>[3]</w:t>
          </w:r>
          <w:r w:rsidR="007123E1">
            <w:fldChar w:fldCharType="end"/>
          </w:r>
        </w:sdtContent>
      </w:sdt>
      <w:sdt>
        <w:sdtPr>
          <w:id w:val="-1498407950"/>
          <w:citation/>
        </w:sdtPr>
        <w:sdtEndPr/>
        <w:sdtContent>
          <w:r w:rsidR="007123E1">
            <w:fldChar w:fldCharType="begin"/>
          </w:r>
          <w:r w:rsidR="007123E1">
            <w:instrText xml:space="preserve"> CITATION Ala211 \l 1033 </w:instrText>
          </w:r>
          <w:r w:rsidR="007123E1">
            <w:fldChar w:fldCharType="separate"/>
          </w:r>
          <w:r w:rsidR="00457D0D">
            <w:rPr>
              <w:noProof/>
            </w:rPr>
            <w:t xml:space="preserve"> </w:t>
          </w:r>
          <w:r w:rsidR="00457D0D" w:rsidRPr="00457D0D">
            <w:rPr>
              <w:noProof/>
            </w:rPr>
            <w:t>[4]</w:t>
          </w:r>
          <w:r w:rsidR="007123E1">
            <w:fldChar w:fldCharType="end"/>
          </w:r>
        </w:sdtContent>
      </w:sdt>
      <w:r w:rsidR="00AC623A">
        <w:t xml:space="preserve"> </w:t>
      </w:r>
      <w:r w:rsidR="00496139">
        <w:t xml:space="preserve">in the late ~1950s </w:t>
      </w:r>
      <w:r w:rsidR="00AC623A">
        <w:t xml:space="preserve">because cryptography as a science after him became a heavily thing </w:t>
      </w:r>
      <w:r w:rsidR="00F172DB">
        <w:t>but there was a catch</w:t>
      </w:r>
      <w:r w:rsidR="0010260A">
        <w:t xml:space="preserve"> </w:t>
      </w:r>
      <w:r w:rsidR="00496139">
        <w:t>t</w:t>
      </w:r>
      <w:r w:rsidR="0010260A">
        <w:t>he information could not move around without a physi</w:t>
      </w:r>
      <w:r w:rsidR="00A11DF9">
        <w:softHyphen/>
      </w:r>
      <w:r w:rsidR="0010260A">
        <w:t xml:space="preserve">cally </w:t>
      </w:r>
      <w:r w:rsidR="00496139">
        <w:t>humans’</w:t>
      </w:r>
      <w:r w:rsidR="0010260A">
        <w:t xml:space="preserve"> effort.</w:t>
      </w:r>
      <w:r w:rsidR="00496139">
        <w:t xml:space="preserve"> Then was where an </w:t>
      </w:r>
      <w:r w:rsidR="009F0FBC">
        <w:t xml:space="preserve">old </w:t>
      </w:r>
      <w:r w:rsidR="00496139">
        <w:t>idea arised</w:t>
      </w:r>
      <w:r w:rsidR="009F0FBC">
        <w:t xml:space="preserve"> again</w:t>
      </w:r>
      <w:r w:rsidR="00496139">
        <w:t xml:space="preserve"> of connecting computers together</w:t>
      </w:r>
      <w:r w:rsidR="009F0FBC">
        <w:t xml:space="preserve"> creating a network</w:t>
      </w:r>
      <w:r w:rsidR="00C351DC">
        <w:t xml:space="preserve">, </w:t>
      </w:r>
      <w:r w:rsidR="001B152B">
        <w:t>first steps towards global communica</w:t>
      </w:r>
      <w:r w:rsidR="00A11DF9">
        <w:softHyphen/>
      </w:r>
      <w:r w:rsidR="001B152B">
        <w:t xml:space="preserve">tion began </w:t>
      </w:r>
      <w:r w:rsidR="00C351DC">
        <w:t>in the 1960</w:t>
      </w:r>
      <w:r w:rsidR="00B972B6">
        <w:t>s</w:t>
      </w:r>
      <w:r w:rsidR="009824D9">
        <w:t xml:space="preserve"> </w:t>
      </w:r>
      <w:sdt>
        <w:sdtPr>
          <w:id w:val="-904604230"/>
          <w:citation/>
        </w:sdtPr>
        <w:sdtEndPr/>
        <w:sdtContent>
          <w:r w:rsidR="007123E1">
            <w:fldChar w:fldCharType="begin"/>
          </w:r>
          <w:r w:rsidR="007123E1">
            <w:instrText xml:space="preserve"> CITATION ABr21 \l 1033 </w:instrText>
          </w:r>
          <w:r w:rsidR="007123E1">
            <w:fldChar w:fldCharType="separate"/>
          </w:r>
          <w:r w:rsidR="00457D0D" w:rsidRPr="00457D0D">
            <w:rPr>
              <w:noProof/>
            </w:rPr>
            <w:t>[5]</w:t>
          </w:r>
          <w:r w:rsidR="007123E1">
            <w:fldChar w:fldCharType="end"/>
          </w:r>
        </w:sdtContent>
      </w:sdt>
      <w:sdt>
        <w:sdtPr>
          <w:id w:val="-851952779"/>
          <w:citation/>
        </w:sdtPr>
        <w:sdtEndPr/>
        <w:sdtContent>
          <w:r w:rsidR="007123E1">
            <w:fldChar w:fldCharType="begin"/>
          </w:r>
          <w:r w:rsidR="007123E1">
            <w:instrText xml:space="preserve"> CITATION ARP21 \l 1033 </w:instrText>
          </w:r>
          <w:r w:rsidR="007123E1">
            <w:fldChar w:fldCharType="separate"/>
          </w:r>
          <w:r w:rsidR="00457D0D">
            <w:rPr>
              <w:noProof/>
            </w:rPr>
            <w:t xml:space="preserve"> </w:t>
          </w:r>
          <w:r w:rsidR="00457D0D" w:rsidRPr="00457D0D">
            <w:rPr>
              <w:noProof/>
            </w:rPr>
            <w:t>[6]</w:t>
          </w:r>
          <w:r w:rsidR="007123E1">
            <w:fldChar w:fldCharType="end"/>
          </w:r>
        </w:sdtContent>
      </w:sdt>
      <w:sdt>
        <w:sdtPr>
          <w:id w:val="259181315"/>
          <w:citation/>
        </w:sdtPr>
        <w:sdtEndPr/>
        <w:sdtContent>
          <w:r w:rsidR="007123E1">
            <w:fldChar w:fldCharType="begin"/>
          </w:r>
          <w:r w:rsidR="007123E1">
            <w:instrText xml:space="preserve"> CITATION His21 \l 1033 </w:instrText>
          </w:r>
          <w:r w:rsidR="007123E1">
            <w:fldChar w:fldCharType="separate"/>
          </w:r>
          <w:r w:rsidR="00457D0D">
            <w:rPr>
              <w:noProof/>
            </w:rPr>
            <w:t xml:space="preserve"> </w:t>
          </w:r>
          <w:r w:rsidR="00457D0D" w:rsidRPr="00457D0D">
            <w:rPr>
              <w:noProof/>
            </w:rPr>
            <w:t>[7]</w:t>
          </w:r>
          <w:r w:rsidR="007123E1">
            <w:fldChar w:fldCharType="end"/>
          </w:r>
        </w:sdtContent>
      </w:sdt>
      <w:r w:rsidR="009F0FBC">
        <w:t xml:space="preserve">. </w:t>
      </w:r>
      <w:r w:rsidR="004767F2">
        <w:t xml:space="preserve">Following that </w:t>
      </w:r>
      <w:r w:rsidR="009F0A40">
        <w:t xml:space="preserve">because of many wars at that time and </w:t>
      </w:r>
      <w:r w:rsidR="004168E6">
        <w:t xml:space="preserve">government </w:t>
      </w:r>
      <w:r w:rsidR="009F0A40">
        <w:t>conspiracies a project called ARPANET</w:t>
      </w:r>
      <w:r w:rsidR="009824D9">
        <w:t xml:space="preserve"> </w:t>
      </w:r>
      <w:sdt>
        <w:sdtPr>
          <w:id w:val="-273248227"/>
          <w:citation/>
        </w:sdtPr>
        <w:sdtEndPr/>
        <w:sdtContent>
          <w:r w:rsidR="007123E1">
            <w:fldChar w:fldCharType="begin"/>
          </w:r>
          <w:r w:rsidR="007123E1">
            <w:instrText xml:space="preserve"> CITATION ARP21 \l 1033 </w:instrText>
          </w:r>
          <w:r w:rsidR="007123E1">
            <w:fldChar w:fldCharType="separate"/>
          </w:r>
          <w:r w:rsidR="00457D0D" w:rsidRPr="00457D0D">
            <w:rPr>
              <w:noProof/>
            </w:rPr>
            <w:t>[6]</w:t>
          </w:r>
          <w:r w:rsidR="007123E1">
            <w:fldChar w:fldCharType="end"/>
          </w:r>
        </w:sdtContent>
      </w:sdt>
      <w:r w:rsidR="009F0A40">
        <w:t xml:space="preserve"> has been developed</w:t>
      </w:r>
      <w:r w:rsidR="00CA59BE">
        <w:t xml:space="preserve"> which ultimately evolved </w:t>
      </w:r>
      <w:r w:rsidR="00332C0D">
        <w:t>into</w:t>
      </w:r>
      <w:r w:rsidR="00CA59BE">
        <w:t xml:space="preserve"> what we know as the internet</w:t>
      </w:r>
      <w:r w:rsidR="009F0A40">
        <w:t>. T</w:t>
      </w:r>
      <w:r w:rsidR="009F0FBC">
        <w:t xml:space="preserve">he TCP/IP model </w:t>
      </w:r>
      <w:r w:rsidR="00FB57D4">
        <w:t>came alive</w:t>
      </w:r>
      <w:r w:rsidR="009F0FBC">
        <w:t xml:space="preserve"> in </w:t>
      </w:r>
      <w:r w:rsidR="00D03E57">
        <w:t>~</w:t>
      </w:r>
      <w:r w:rsidR="009F0FBC">
        <w:t>1970s</w:t>
      </w:r>
      <w:r w:rsidR="00D03E57">
        <w:t xml:space="preserve"> </w:t>
      </w:r>
      <w:sdt>
        <w:sdtPr>
          <w:id w:val="1352988000"/>
          <w:citation/>
        </w:sdtPr>
        <w:sdtEndPr/>
        <w:sdtContent>
          <w:r w:rsidR="004C0BEF">
            <w:fldChar w:fldCharType="begin"/>
          </w:r>
          <w:r w:rsidR="004C0BEF">
            <w:instrText xml:space="preserve"> CITATION Int21 \l 1033 </w:instrText>
          </w:r>
          <w:r w:rsidR="004C0BEF">
            <w:fldChar w:fldCharType="separate"/>
          </w:r>
          <w:r w:rsidR="00457D0D" w:rsidRPr="00457D0D">
            <w:rPr>
              <w:noProof/>
            </w:rPr>
            <w:t>[8]</w:t>
          </w:r>
          <w:r w:rsidR="004C0BEF">
            <w:fldChar w:fldCharType="end"/>
          </w:r>
        </w:sdtContent>
      </w:sdt>
      <w:sdt>
        <w:sdtPr>
          <w:id w:val="1952041903"/>
          <w:citation/>
        </w:sdtPr>
        <w:sdtEndPr/>
        <w:sdtContent>
          <w:r w:rsidR="004C0BEF">
            <w:fldChar w:fldCharType="begin"/>
          </w:r>
          <w:r w:rsidR="004C0BEF">
            <w:instrText xml:space="preserve"> CITATION His211 \l 1033 </w:instrText>
          </w:r>
          <w:r w:rsidR="004C0BEF">
            <w:fldChar w:fldCharType="separate"/>
          </w:r>
          <w:r w:rsidR="00457D0D">
            <w:rPr>
              <w:noProof/>
            </w:rPr>
            <w:t xml:space="preserve"> </w:t>
          </w:r>
          <w:r w:rsidR="00457D0D" w:rsidRPr="00457D0D">
            <w:rPr>
              <w:noProof/>
            </w:rPr>
            <w:t>[9]</w:t>
          </w:r>
          <w:r w:rsidR="004C0BEF">
            <w:fldChar w:fldCharType="end"/>
          </w:r>
        </w:sdtContent>
      </w:sdt>
      <w:r w:rsidR="009824D9">
        <w:t xml:space="preserve"> </w:t>
      </w:r>
      <w:r w:rsidR="00151D37">
        <w:t xml:space="preserve">by 2 DARPA scientists </w:t>
      </w:r>
      <w:r w:rsidR="00D03E57">
        <w:t>and used from project ARPANET a military network grade communication level</w:t>
      </w:r>
      <w:r w:rsidR="00C41AF5">
        <w:t xml:space="preserve"> for exchang</w:t>
      </w:r>
      <w:r w:rsidR="00A11DF9">
        <w:softHyphen/>
      </w:r>
      <w:r w:rsidR="00C41AF5">
        <w:t>ing successfully large data sizes without corruption</w:t>
      </w:r>
      <w:r w:rsidR="004767F2">
        <w:t xml:space="preserve"> but TCP/IP </w:t>
      </w:r>
      <w:r w:rsidR="00151D37">
        <w:t xml:space="preserve">version 1; </w:t>
      </w:r>
      <w:r w:rsidR="004767F2">
        <w:t>was meant for pure information locomotion without any encryption in mind</w:t>
      </w:r>
      <w:r w:rsidR="007E62C6">
        <w:t xml:space="preserve"> </w:t>
      </w:r>
      <w:r w:rsidR="002F67F6">
        <w:t>at that time</w:t>
      </w:r>
      <w:r w:rsidR="007E62C6">
        <w:t xml:space="preserve"> IBM in 1970s realized </w:t>
      </w:r>
      <w:r w:rsidR="007E62C6" w:rsidRPr="007E62C6">
        <w:t>that their cus</w:t>
      </w:r>
      <w:r w:rsidR="00A11DF9">
        <w:softHyphen/>
      </w:r>
      <w:r w:rsidR="007E62C6" w:rsidRPr="007E62C6">
        <w:t>tomers were demanding some form of encryption, so they formed a "crypto group" headed by Horst-Feistel.</w:t>
      </w:r>
      <w:r w:rsidR="00872FD6" w:rsidRPr="00872FD6">
        <w:t xml:space="preserve"> They designed a cipher called Lucifer which turned out to be called in our days Data Encryption Standard (DES)</w:t>
      </w:r>
      <w:r w:rsidR="005D672A">
        <w:t xml:space="preserve"> </w:t>
      </w:r>
      <w:sdt>
        <w:sdtPr>
          <w:id w:val="849152599"/>
          <w:citation/>
        </w:sdtPr>
        <w:sdtEndPr/>
        <w:sdtContent>
          <w:r w:rsidR="004C0BEF">
            <w:fldChar w:fldCharType="begin"/>
          </w:r>
          <w:r w:rsidR="004C0BEF">
            <w:instrText xml:space="preserve"> CITATION Huz13 \l 1033 </w:instrText>
          </w:r>
          <w:r w:rsidR="004C0BEF">
            <w:fldChar w:fldCharType="separate"/>
          </w:r>
          <w:r w:rsidR="00457D0D" w:rsidRPr="00457D0D">
            <w:rPr>
              <w:noProof/>
            </w:rPr>
            <w:t>[1]</w:t>
          </w:r>
          <w:r w:rsidR="004C0BEF">
            <w:fldChar w:fldCharType="end"/>
          </w:r>
        </w:sdtContent>
      </w:sdt>
      <w:r w:rsidR="00872FD6" w:rsidRPr="00872FD6">
        <w:t>.</w:t>
      </w:r>
      <w:r w:rsidR="00151D37">
        <w:t xml:space="preserve"> In 1981 </w:t>
      </w:r>
      <w:r w:rsidR="00BF734E">
        <w:t>TCP/IP version 4 released</w:t>
      </w:r>
      <w:r w:rsidR="005D672A">
        <w:t xml:space="preserve"> </w:t>
      </w:r>
      <w:sdt>
        <w:sdtPr>
          <w:id w:val="-1428485990"/>
          <w:citation/>
        </w:sdtPr>
        <w:sdtEndPr/>
        <w:sdtContent>
          <w:r w:rsidR="004C0BEF">
            <w:fldChar w:fldCharType="begin"/>
          </w:r>
          <w:r w:rsidR="004C0BEF">
            <w:instrText xml:space="preserve"> CITATION IPv21 \l 1033 </w:instrText>
          </w:r>
          <w:r w:rsidR="004C0BEF">
            <w:fldChar w:fldCharType="separate"/>
          </w:r>
          <w:r w:rsidR="00457D0D" w:rsidRPr="00457D0D">
            <w:rPr>
              <w:noProof/>
            </w:rPr>
            <w:t>[10]</w:t>
          </w:r>
          <w:r w:rsidR="004C0BEF">
            <w:fldChar w:fldCharType="end"/>
          </w:r>
        </w:sdtContent>
      </w:sdt>
      <w:r w:rsidR="00BF734E">
        <w:t xml:space="preserve"> and adapted in the project ARPANET which </w:t>
      </w:r>
      <w:r w:rsidR="00632D28">
        <w:t xml:space="preserve">allows </w:t>
      </w:r>
      <w:r w:rsidR="00BF734E">
        <w:t>multiple separate networks could be joined into a network of networks</w:t>
      </w:r>
      <w:r w:rsidR="00E86542">
        <w:t xml:space="preserve"> </w:t>
      </w:r>
      <w:r w:rsidR="00B972B6">
        <w:t xml:space="preserve">forming </w:t>
      </w:r>
      <w:r w:rsidR="00E86542">
        <w:t>the Internetwork</w:t>
      </w:r>
      <w:r w:rsidR="00B972B6">
        <w:t xml:space="preserve"> in short internet</w:t>
      </w:r>
      <w:r w:rsidR="00E86542">
        <w:t>.</w:t>
      </w:r>
      <w:r w:rsidR="000870F0">
        <w:t xml:space="preserve"> </w:t>
      </w:r>
      <w:r w:rsidR="00FE35FA">
        <w:t>The fo</w:t>
      </w:r>
      <w:r w:rsidR="007D7413">
        <w:t>u</w:t>
      </w:r>
      <w:r w:rsidR="00FE35FA">
        <w:t>rth iteration of TCP/IP IPv4</w:t>
      </w:r>
      <w:r w:rsidR="000158C9">
        <w:rPr>
          <w:rStyle w:val="FootnoteReference"/>
        </w:rPr>
        <w:footnoteReference w:id="4"/>
      </w:r>
      <w:r w:rsidR="000870F0">
        <w:t xml:space="preserve"> like other previous versions of it</w:t>
      </w:r>
      <w:r w:rsidR="00CE200D">
        <w:t xml:space="preserve"> </w:t>
      </w:r>
      <w:r w:rsidR="000870F0">
        <w:t>had it</w:t>
      </w:r>
      <w:r w:rsidR="00C6147F">
        <w:t>s</w:t>
      </w:r>
      <w:r w:rsidR="000870F0">
        <w:t xml:space="preserve"> drawbacks there was not built</w:t>
      </w:r>
      <w:r w:rsidR="00C00572">
        <w:t>-in</w:t>
      </w:r>
      <w:r w:rsidR="000870F0">
        <w:t xml:space="preserve"> for encryption by default then where modules/plugins kicked in creating on top of </w:t>
      </w:r>
      <w:proofErr w:type="gramStart"/>
      <w:r w:rsidR="000870F0">
        <w:t>it</w:t>
      </w:r>
      <w:proofErr w:type="gramEnd"/>
      <w:r w:rsidR="000870F0">
        <w:t xml:space="preserve"> secure </w:t>
      </w:r>
      <w:r w:rsidR="00B146E2">
        <w:t>communications</w:t>
      </w:r>
      <w:r w:rsidR="000870F0">
        <w:t>.</w:t>
      </w:r>
      <w:r w:rsidR="003246C1">
        <w:t xml:space="preserve"> In early ~1990s IP-layer encryption </w:t>
      </w:r>
      <w:sdt>
        <w:sdtPr>
          <w:id w:val="1655097504"/>
          <w:citation/>
        </w:sdtPr>
        <w:sdtEndPr/>
        <w:sdtContent>
          <w:r w:rsidR="004C0BEF">
            <w:fldChar w:fldCharType="begin"/>
          </w:r>
          <w:r w:rsidR="004C0BEF">
            <w:instrText xml:space="preserve"> CITATION IPs21 \l 1033 </w:instrText>
          </w:r>
          <w:r w:rsidR="004C0BEF">
            <w:fldChar w:fldCharType="separate"/>
          </w:r>
          <w:r w:rsidR="00457D0D" w:rsidRPr="00457D0D">
            <w:rPr>
              <w:noProof/>
            </w:rPr>
            <w:t>[11]</w:t>
          </w:r>
          <w:r w:rsidR="004C0BEF">
            <w:fldChar w:fldCharType="end"/>
          </w:r>
        </w:sdtContent>
      </w:sdt>
      <w:sdt>
        <w:sdtPr>
          <w:id w:val="-555244281"/>
          <w:citation/>
        </w:sdtPr>
        <w:sdtEndPr/>
        <w:sdtContent>
          <w:r w:rsidR="004C0BEF">
            <w:fldChar w:fldCharType="begin"/>
          </w:r>
          <w:r w:rsidR="004C0BEF">
            <w:instrText xml:space="preserve"> CITATION Int211 \l 1033 </w:instrText>
          </w:r>
          <w:r w:rsidR="004C0BEF">
            <w:fldChar w:fldCharType="separate"/>
          </w:r>
          <w:r w:rsidR="00457D0D">
            <w:rPr>
              <w:noProof/>
            </w:rPr>
            <w:t xml:space="preserve"> </w:t>
          </w:r>
          <w:r w:rsidR="00457D0D" w:rsidRPr="00457D0D">
            <w:rPr>
              <w:noProof/>
            </w:rPr>
            <w:t>[12]</w:t>
          </w:r>
          <w:r w:rsidR="004C0BEF">
            <w:fldChar w:fldCharType="end"/>
          </w:r>
        </w:sdtContent>
      </w:sdt>
      <w:r w:rsidR="005D672A">
        <w:t xml:space="preserve"> </w:t>
      </w:r>
      <w:r w:rsidR="003246C1">
        <w:t>came to life named Internet Protocol Security aka IPsec. IPsec is a security pro</w:t>
      </w:r>
      <w:r w:rsidR="00A11DF9">
        <w:softHyphen/>
      </w:r>
      <w:r w:rsidR="003246C1">
        <w:t xml:space="preserve">tocol suite that </w:t>
      </w:r>
      <w:r w:rsidR="00240791" w:rsidRPr="00240791">
        <w:t xml:space="preserve">encrypts the packets of data </w:t>
      </w:r>
      <w:r w:rsidR="00330C57">
        <w:t xml:space="preserve">flows </w:t>
      </w:r>
      <w:r w:rsidR="00240791" w:rsidRPr="00240791">
        <w:t>to provide secure encrypted communication</w:t>
      </w:r>
      <w:r w:rsidR="005140E6">
        <w:t xml:space="preserve"> </w:t>
      </w:r>
      <w:r w:rsidR="00240791" w:rsidRPr="00240791">
        <w:t>between two comput</w:t>
      </w:r>
      <w:r w:rsidR="00A11DF9">
        <w:softHyphen/>
      </w:r>
      <w:r w:rsidR="00240791" w:rsidRPr="00240791">
        <w:t>ers over an Internet Protocol network</w:t>
      </w:r>
      <w:r w:rsidR="00365D41">
        <w:t xml:space="preserve"> (IPv4)</w:t>
      </w:r>
      <w:r w:rsidR="001410C2">
        <w:t>,</w:t>
      </w:r>
      <w:r w:rsidR="00330C57">
        <w:t xml:space="preserve"> </w:t>
      </w:r>
      <w:r w:rsidR="00601129">
        <w:t>i.e.,</w:t>
      </w:r>
      <w:r w:rsidR="0056234E">
        <w:t xml:space="preserve"> between a pair of hosts</w:t>
      </w:r>
      <w:r w:rsidR="00B278C4">
        <w:t xml:space="preserve"> (host-to-host), between a pair of security gate</w:t>
      </w:r>
      <w:r w:rsidR="00A11DF9">
        <w:softHyphen/>
      </w:r>
      <w:r w:rsidR="00B278C4">
        <w:t>ways (network-to-network) or between security gateway and a host (network-to-host)</w:t>
      </w:r>
      <w:r w:rsidR="00C819F9">
        <w:t>.</w:t>
      </w:r>
      <w:r w:rsidR="00B278C4">
        <w:t xml:space="preserve"> </w:t>
      </w:r>
      <w:r w:rsidR="00C819F9">
        <w:t>T</w:t>
      </w:r>
      <w:r w:rsidR="00B278C4">
        <w:t xml:space="preserve">o achieve this </w:t>
      </w:r>
      <w:r w:rsidR="00897B88">
        <w:t>encryption,</w:t>
      </w:r>
      <w:r w:rsidR="00B278C4">
        <w:t xml:space="preserve"> it uses</w:t>
      </w:r>
      <w:r w:rsidR="00C819F9">
        <w:t xml:space="preserve"> cryptographic keys like 3DES while establishing mutual authentication be</w:t>
      </w:r>
      <w:r w:rsidR="00A11DF9">
        <w:softHyphen/>
      </w:r>
      <w:r w:rsidR="00C819F9">
        <w:t>tween agents at the beginning of a session and negotiation. It supports network-level peer authentication, data origin authentication, data integrity, data confidentiality (encryption), and replay protection (CIA triangle).</w:t>
      </w:r>
      <w:r w:rsidR="00C00572">
        <w:t xml:space="preserve"> In Later </w:t>
      </w:r>
      <w:r w:rsidR="00D42F86">
        <w:t>19</w:t>
      </w:r>
      <w:r w:rsidR="00C00572">
        <w:t>90s got adopted in first VPN in the history by Microsoft Peer</w:t>
      </w:r>
      <w:r w:rsidR="004736FB">
        <w:t>-</w:t>
      </w:r>
      <w:r w:rsidR="00C00572">
        <w:t>to</w:t>
      </w:r>
      <w:r w:rsidR="004736FB">
        <w:t>-</w:t>
      </w:r>
      <w:r w:rsidR="00C00572">
        <w:t>Peer Tunneling Protocol (PPTP)</w:t>
      </w:r>
      <w:r w:rsidR="00FF2B1E">
        <w:t xml:space="preserve"> </w:t>
      </w:r>
      <w:sdt>
        <w:sdtPr>
          <w:id w:val="-1808311946"/>
          <w:citation/>
        </w:sdtPr>
        <w:sdtEndPr/>
        <w:sdtContent>
          <w:r w:rsidR="004C0BEF">
            <w:fldChar w:fldCharType="begin"/>
          </w:r>
          <w:r w:rsidR="004C0BEF">
            <w:instrText xml:space="preserve"> CITATION Lea21 \l 1033 </w:instrText>
          </w:r>
          <w:r w:rsidR="004C0BEF">
            <w:fldChar w:fldCharType="separate"/>
          </w:r>
          <w:r w:rsidR="00457D0D" w:rsidRPr="00457D0D">
            <w:rPr>
              <w:noProof/>
            </w:rPr>
            <w:t>[13]</w:t>
          </w:r>
          <w:r w:rsidR="004C0BEF">
            <w:fldChar w:fldCharType="end"/>
          </w:r>
        </w:sdtContent>
      </w:sdt>
      <w:r w:rsidR="004A38D9">
        <w:t xml:space="preserve">, </w:t>
      </w:r>
      <w:r w:rsidR="004A38D9" w:rsidRPr="007B3E73">
        <w:t xml:space="preserve">VPN </w:t>
      </w:r>
      <w:r w:rsidR="004F1AC0">
        <w:t xml:space="preserve">came from the idea of virtual circuit, the basic structure of the virtual circuit is to create a logical path from the source port to the destination port. This path may incorporate many hops between routers for the formation of the circuit. The final, </w:t>
      </w:r>
      <w:r w:rsidR="00017D59">
        <w:t xml:space="preserve">logical path or virtual circuit aka VPN </w:t>
      </w:r>
      <w:del w:id="6" w:author="Michail M">
        <w:r w:rsidR="00017D59">
          <w:delText>Tunnel</w:delText>
        </w:r>
      </w:del>
      <w:ins w:id="7" w:author="Michail M">
        <w:r w:rsidR="00017D59">
          <w:t>tunnel</w:t>
        </w:r>
      </w:ins>
      <w:r w:rsidR="00017D59">
        <w:t xml:space="preserve"> acts in the same way as a direct connection between the two ports. In this way, two applications could communicate over a shared network securely </w:t>
      </w:r>
      <w:del w:id="8" w:author="Michail M">
        <w:r w:rsidR="00017D59">
          <w:delText>with</w:delText>
        </w:r>
      </w:del>
      <w:r w:rsidR="00017D59">
        <w:t xml:space="preserve"> privately by passing all Internet traffic t</w:t>
      </w:r>
      <w:ins w:id="9" w:author="Michail M">
        <w:r w:rsidR="00017D59">
          <w:t>hought</w:t>
        </w:r>
      </w:ins>
      <w:r w:rsidR="00017D59">
        <w:t xml:space="preserve"> the tunnel. T</w:t>
      </w:r>
      <w:r w:rsidR="00017D59">
        <w:rPr>
          <w:rFonts w:ascii="Lato" w:hAnsi="Lato"/>
          <w:color w:val="000000"/>
          <w:sz w:val="21"/>
          <w:szCs w:val="21"/>
          <w:shd w:val="clear" w:color="auto" w:fill="FFFFFF"/>
        </w:rPr>
        <w:t>his happen either on computers interface client pc (remote access VPN) or Router interface</w:t>
      </w:r>
      <w:r w:rsidR="006A55D2">
        <w:rPr>
          <w:rFonts w:ascii="Lato" w:hAnsi="Lato"/>
          <w:color w:val="000000"/>
          <w:sz w:val="21"/>
          <w:szCs w:val="21"/>
          <w:shd w:val="clear" w:color="auto" w:fill="FFFFFF"/>
        </w:rPr>
        <w:t xml:space="preserve"> </w:t>
      </w:r>
      <w:r w:rsidR="00017D59">
        <w:rPr>
          <w:rFonts w:ascii="Lato" w:hAnsi="Lato"/>
          <w:color w:val="000000"/>
          <w:sz w:val="21"/>
          <w:szCs w:val="21"/>
          <w:shd w:val="clear" w:color="auto" w:fill="FFFFFF"/>
        </w:rPr>
        <w:t>(network-to-network). Thus, keeping the user data secure and pri</w:t>
      </w:r>
      <w:r w:rsidR="00A11DF9">
        <w:rPr>
          <w:rFonts w:ascii="Lato" w:hAnsi="Lato"/>
          <w:color w:val="000000"/>
          <w:sz w:val="21"/>
          <w:szCs w:val="21"/>
          <w:shd w:val="clear" w:color="auto" w:fill="FFFFFF"/>
        </w:rPr>
        <w:softHyphen/>
      </w:r>
      <w:r w:rsidR="00017D59">
        <w:rPr>
          <w:rFonts w:ascii="Lato" w:hAnsi="Lato"/>
          <w:color w:val="000000"/>
          <w:sz w:val="21"/>
          <w:szCs w:val="21"/>
          <w:shd w:val="clear" w:color="auto" w:fill="FFFFFF"/>
        </w:rPr>
        <w:t>vate.</w:t>
      </w:r>
      <w:r w:rsidR="00017D59">
        <w:t xml:space="preserve"> At that point of time, the core prin</w:t>
      </w:r>
      <w:r w:rsidR="00A11DF9">
        <w:softHyphen/>
      </w:r>
      <w:r w:rsidR="00017D59">
        <w:t>ciple of Tor, Onion routing, was developed in the mid-1990s by</w:t>
      </w:r>
      <w:r w:rsidR="00017D59" w:rsidRPr="00092072">
        <w:t xml:space="preserve"> Naval </w:t>
      </w:r>
      <w:r w:rsidR="00017D59" w:rsidRPr="00092072">
        <w:lastRenderedPageBreak/>
        <w:t>Research Laboratory employees, mathe</w:t>
      </w:r>
      <w:r w:rsidR="00A11DF9">
        <w:softHyphen/>
      </w:r>
      <w:r w:rsidR="00017D59" w:rsidRPr="00092072">
        <w:t xml:space="preserve">matician Paul </w:t>
      </w:r>
      <w:proofErr w:type="spellStart"/>
      <w:r w:rsidR="00017D59" w:rsidRPr="00092072">
        <w:t>Syverson</w:t>
      </w:r>
      <w:proofErr w:type="spellEnd"/>
      <w:r w:rsidR="00017D59" w:rsidRPr="00092072">
        <w:t xml:space="preserve">, and computer scientists Michael G. Reed and David </w:t>
      </w:r>
      <w:proofErr w:type="spellStart"/>
      <w:r w:rsidR="00017D59" w:rsidRPr="00092072">
        <w:t>Goldschlag</w:t>
      </w:r>
      <w:proofErr w:type="spellEnd"/>
      <w:r w:rsidR="00017D59" w:rsidRPr="00092072">
        <w:t>, to protect intelligence com</w:t>
      </w:r>
      <w:r w:rsidR="00A11DF9">
        <w:softHyphen/>
      </w:r>
      <w:r w:rsidR="00017D59" w:rsidRPr="00092072">
        <w:t>munications online</w:t>
      </w:r>
      <w:r w:rsidR="00017D59">
        <w:t xml:space="preserve"> </w:t>
      </w:r>
      <w:sdt>
        <w:sdtPr>
          <w:id w:val="-836533301"/>
          <w:citation/>
        </w:sdtPr>
        <w:sdtEndPr/>
        <w:sdtContent>
          <w:r w:rsidR="004C0BEF">
            <w:fldChar w:fldCharType="begin"/>
          </w:r>
          <w:r w:rsidR="004C0BEF">
            <w:instrText xml:space="preserve"> CITATION Tor21 \l 1033 </w:instrText>
          </w:r>
          <w:r w:rsidR="004C0BEF">
            <w:fldChar w:fldCharType="separate"/>
          </w:r>
          <w:r w:rsidR="00457D0D" w:rsidRPr="00457D0D">
            <w:rPr>
              <w:noProof/>
            </w:rPr>
            <w:t>[14]</w:t>
          </w:r>
          <w:r w:rsidR="004C0BEF">
            <w:fldChar w:fldCharType="end"/>
          </w:r>
        </w:sdtContent>
      </w:sdt>
      <w:r w:rsidR="00017D59" w:rsidRPr="00092072">
        <w:t>.</w:t>
      </w:r>
    </w:p>
    <w:p w14:paraId="6A22218D" w14:textId="77777777" w:rsidR="0090641F" w:rsidRDefault="0090641F" w:rsidP="00861411">
      <w:pPr>
        <w:ind w:left="720"/>
        <w:jc w:val="both"/>
        <w:sectPr w:rsidR="0090641F" w:rsidSect="00B67D37">
          <w:type w:val="continuous"/>
          <w:pgSz w:w="12240" w:h="15840"/>
          <w:pgMar w:top="1440" w:right="1440" w:bottom="1440" w:left="1440" w:header="720" w:footer="720" w:gutter="0"/>
          <w:cols w:num="2" w:sep="1" w:space="720"/>
          <w:docGrid w:linePitch="360"/>
        </w:sectPr>
      </w:pPr>
    </w:p>
    <w:p w14:paraId="2BFA03F9" w14:textId="3484EA6D" w:rsidR="0090641F" w:rsidRDefault="0090641F" w:rsidP="00861411">
      <w:pPr>
        <w:ind w:left="720"/>
        <w:jc w:val="both"/>
      </w:pPr>
    </w:p>
    <w:p w14:paraId="6072CE2D" w14:textId="2C7CD93A" w:rsidR="00164A36" w:rsidRDefault="00164A36" w:rsidP="00861411">
      <w:pPr>
        <w:ind w:left="720"/>
        <w:jc w:val="both"/>
      </w:pPr>
      <w:r w:rsidRPr="00164A36">
        <w:t>To conclude, history teaches us:</w:t>
      </w:r>
    </w:p>
    <w:p w14:paraId="55B382EE" w14:textId="438D840B" w:rsidR="00D06BBF" w:rsidRDefault="00D06BBF" w:rsidP="00861411">
      <w:pPr>
        <w:pStyle w:val="ListParagraph"/>
        <w:numPr>
          <w:ilvl w:val="0"/>
          <w:numId w:val="10"/>
        </w:numPr>
        <w:tabs>
          <w:tab w:val="clear" w:pos="720"/>
          <w:tab w:val="num" w:pos="1080"/>
        </w:tabs>
        <w:ind w:left="1080"/>
        <w:jc w:val="both"/>
      </w:pPr>
      <w:r>
        <w:t>Privacy and secrecy were always an issue.</w:t>
      </w:r>
    </w:p>
    <w:p w14:paraId="4D056EE2" w14:textId="0D495482" w:rsidR="00164A36" w:rsidRDefault="00D06BBF" w:rsidP="00861411">
      <w:pPr>
        <w:pStyle w:val="ListParagraph"/>
        <w:numPr>
          <w:ilvl w:val="0"/>
          <w:numId w:val="10"/>
        </w:numPr>
        <w:tabs>
          <w:tab w:val="clear" w:pos="720"/>
          <w:tab w:val="num" w:pos="1080"/>
        </w:tabs>
        <w:ind w:left="1080"/>
        <w:jc w:val="both"/>
      </w:pPr>
      <w:r>
        <w:t>Technology is an echo of our li</w:t>
      </w:r>
      <w:r w:rsidR="00F0146F">
        <w:t>ves</w:t>
      </w:r>
      <w:r>
        <w:t>.</w:t>
      </w:r>
    </w:p>
    <w:p w14:paraId="1745EB17" w14:textId="597AF7CF" w:rsidR="007335A6" w:rsidRDefault="007335A6" w:rsidP="00861411">
      <w:pPr>
        <w:pStyle w:val="ListParagraph"/>
        <w:numPr>
          <w:ilvl w:val="0"/>
          <w:numId w:val="10"/>
        </w:numPr>
        <w:tabs>
          <w:tab w:val="clear" w:pos="720"/>
          <w:tab w:val="num" w:pos="1080"/>
        </w:tabs>
        <w:ind w:left="1080"/>
        <w:jc w:val="both"/>
      </w:pPr>
      <w:r w:rsidRPr="007335A6">
        <w:t xml:space="preserve">The secrecy of your message should always depend on the secrecy of the key, and not on the secrecy of the encryption system. (This is known as </w:t>
      </w:r>
      <w:proofErr w:type="spellStart"/>
      <w:r w:rsidRPr="007335A6">
        <w:t>Kerckhoffs's</w:t>
      </w:r>
      <w:proofErr w:type="spellEnd"/>
      <w:r w:rsidRPr="007335A6">
        <w:t xml:space="preserve"> principle.)</w:t>
      </w:r>
    </w:p>
    <w:p w14:paraId="5D819684" w14:textId="7AE37BBE" w:rsidR="007335A6" w:rsidRDefault="007335A6" w:rsidP="00861411">
      <w:pPr>
        <w:pStyle w:val="ListParagraph"/>
        <w:numPr>
          <w:ilvl w:val="0"/>
          <w:numId w:val="10"/>
        </w:numPr>
        <w:tabs>
          <w:tab w:val="clear" w:pos="720"/>
          <w:tab w:val="num" w:pos="1080"/>
        </w:tabs>
        <w:ind w:left="1080"/>
        <w:jc w:val="both"/>
      </w:pPr>
      <w:r w:rsidRPr="007335A6">
        <w:t>Related to the above, always use ciphers which have been publicly reviewed and have been established as a standard. Using "secret crypto" is bad, because just like the Caesar cipher, once the system is known, all messages can be decrypted. For example, if your key is compromised, an attacker could access your messages; however, if the attacker can compromise the crypto system itself, they can obtain the plain text of every message (not just for a single person) encrypted by that system.</w:t>
      </w:r>
    </w:p>
    <w:p w14:paraId="55B0219A" w14:textId="2116F922" w:rsidR="00863141" w:rsidRDefault="001078CC" w:rsidP="001078CC">
      <w:pPr>
        <w:pStyle w:val="Heading2"/>
      </w:pPr>
      <w:bookmarkStart w:id="10" w:name="_Toc89480405"/>
      <w:bookmarkStart w:id="11" w:name="_Toc89629735"/>
      <w:r>
        <w:t>Internet Service Providers</w:t>
      </w:r>
      <w:bookmarkEnd w:id="10"/>
      <w:bookmarkEnd w:id="11"/>
    </w:p>
    <w:p w14:paraId="2D5B110D" w14:textId="77777777" w:rsidR="002178FD" w:rsidRDefault="002178FD" w:rsidP="006D236C">
      <w:pPr>
        <w:ind w:left="720"/>
        <w:jc w:val="both"/>
        <w:sectPr w:rsidR="002178FD" w:rsidSect="00FD2774">
          <w:type w:val="continuous"/>
          <w:pgSz w:w="12240" w:h="15840"/>
          <w:pgMar w:top="1440" w:right="1440" w:bottom="1440" w:left="1440" w:header="720" w:footer="720" w:gutter="0"/>
          <w:pgNumType w:start="1"/>
          <w:cols w:space="720"/>
          <w:docGrid w:linePitch="360"/>
        </w:sectPr>
      </w:pPr>
    </w:p>
    <w:p w14:paraId="4BB7EB40" w14:textId="65285110" w:rsidR="00352352" w:rsidRDefault="002D3EEF" w:rsidP="006D236C">
      <w:pPr>
        <w:ind w:left="720"/>
        <w:jc w:val="both"/>
      </w:pPr>
      <w:r>
        <w:t>In the beginning Internet was a bunch of universit</w:t>
      </w:r>
      <w:r w:rsidR="00352352">
        <w:t>ies</w:t>
      </w:r>
      <w:r>
        <w:t xml:space="preserve">, </w:t>
      </w:r>
      <w:r w:rsidR="00352352">
        <w:t>government</w:t>
      </w:r>
      <w:r>
        <w:t xml:space="preserve"> and research </w:t>
      </w:r>
      <w:r w:rsidR="00352352">
        <w:t>facilities</w:t>
      </w:r>
      <w:r>
        <w:t xml:space="preserve"> </w:t>
      </w:r>
      <w:r w:rsidR="00352352">
        <w:t>servers/</w:t>
      </w:r>
      <w:r>
        <w:t>hosts</w:t>
      </w:r>
      <w:r w:rsidR="003D68AB">
        <w:t xml:space="preserve"> (research networks)</w:t>
      </w:r>
      <w:r w:rsidR="00352352">
        <w:t>.</w:t>
      </w:r>
      <w:r w:rsidR="00352352" w:rsidRPr="00352352">
        <w:t xml:space="preserve"> </w:t>
      </w:r>
      <w:r w:rsidR="00352352">
        <w:t>As years goes and the internet became the new on de</w:t>
      </w:r>
      <w:r w:rsidR="002178FD">
        <w:softHyphen/>
      </w:r>
      <w:r w:rsidR="00352352">
        <w:t>mand standard from futuristic and tech</w:t>
      </w:r>
      <w:r w:rsidR="002178FD">
        <w:softHyphen/>
      </w:r>
      <w:r w:rsidR="00352352">
        <w:t>nological evolvement view</w:t>
      </w:r>
      <w:r w:rsidR="002440D9">
        <w:t>/perspective</w:t>
      </w:r>
      <w:r w:rsidR="00352352">
        <w:t xml:space="preserve"> soon business markets started to imple</w:t>
      </w:r>
      <w:r w:rsidR="002178FD">
        <w:softHyphen/>
      </w:r>
      <w:r w:rsidR="00352352">
        <w:t>ment a solution for global commu</w:t>
      </w:r>
      <w:r w:rsidR="002178FD">
        <w:softHyphen/>
      </w:r>
      <w:r w:rsidR="00352352">
        <w:t>nica</w:t>
      </w:r>
      <w:r w:rsidR="002178FD">
        <w:softHyphen/>
      </w:r>
      <w:r w:rsidR="00352352">
        <w:t>tion services and joined the backbone</w:t>
      </w:r>
      <w:r w:rsidR="00E57602">
        <w:rPr>
          <w:rStyle w:val="FootnoteReference"/>
        </w:rPr>
        <w:footnoteReference w:id="5"/>
      </w:r>
      <w:r w:rsidR="00352352">
        <w:t xml:space="preserve"> of the Internet</w:t>
      </w:r>
      <w:r w:rsidR="0033644D">
        <w:t xml:space="preserve"> </w:t>
      </w:r>
      <w:sdt>
        <w:sdtPr>
          <w:id w:val="592912535"/>
          <w:citation/>
        </w:sdtPr>
        <w:sdtEndPr/>
        <w:sdtContent>
          <w:r w:rsidR="0033644D">
            <w:fldChar w:fldCharType="begin"/>
          </w:r>
          <w:r w:rsidR="0033644D">
            <w:instrText xml:space="preserve"> CITATION Int212 \l 1033 </w:instrText>
          </w:r>
          <w:r w:rsidR="0033644D">
            <w:fldChar w:fldCharType="separate"/>
          </w:r>
          <w:r w:rsidR="00457D0D" w:rsidRPr="00457D0D">
            <w:rPr>
              <w:noProof/>
            </w:rPr>
            <w:t>[15]</w:t>
          </w:r>
          <w:r w:rsidR="0033644D">
            <w:fldChar w:fldCharType="end"/>
          </w:r>
        </w:sdtContent>
      </w:sdt>
      <w:r w:rsidR="003D68AB">
        <w:t xml:space="preserve"> (commercial networks)</w:t>
      </w:r>
      <w:r w:rsidR="00352352">
        <w:t>.</w:t>
      </w:r>
      <w:r w:rsidR="007543C4">
        <w:t xml:space="preserve"> There were many ISPs with different type of Internet con</w:t>
      </w:r>
      <w:r w:rsidR="002178FD">
        <w:softHyphen/>
      </w:r>
      <w:r w:rsidR="007543C4">
        <w:t xml:space="preserve">nection from last-mile of ISP perspective </w:t>
      </w:r>
      <w:r w:rsidR="00D835FB">
        <w:t>connection types (e.g., xDSL</w:t>
      </w:r>
      <w:r w:rsidR="0049590B">
        <w:t xml:space="preserve"> </w:t>
      </w:r>
      <w:r w:rsidR="007F2410">
        <w:t>“</w:t>
      </w:r>
      <w:r w:rsidR="0049590B">
        <w:t>synchroni</w:t>
      </w:r>
      <w:r w:rsidR="002178FD">
        <w:softHyphen/>
      </w:r>
      <w:r w:rsidR="0049590B">
        <w:t>zation</w:t>
      </w:r>
      <w:r w:rsidR="007F2410">
        <w:t>”</w:t>
      </w:r>
      <w:r w:rsidR="00D835FB">
        <w:t xml:space="preserve">) </w:t>
      </w:r>
      <w:r w:rsidR="007543C4">
        <w:t>but the 3-layer hierarchical model</w:t>
      </w:r>
      <w:r w:rsidR="007543C4">
        <w:rPr>
          <w:rStyle w:val="FootnoteReference"/>
        </w:rPr>
        <w:footnoteReference w:id="6"/>
      </w:r>
      <w:r w:rsidR="007543C4">
        <w:t xml:space="preserve"> of main network consisted with VPN technologies and leased lines</w:t>
      </w:r>
      <w:r w:rsidR="00680371">
        <w:t xml:space="preserve"> for business solutions</w:t>
      </w:r>
      <w:r w:rsidR="008E5768">
        <w:t xml:space="preserve"> the rest end-users </w:t>
      </w:r>
      <w:r w:rsidR="008E5768">
        <w:t>were either plain old telephone system (POTS/PSTN) or dial-up</w:t>
      </w:r>
      <w:r w:rsidR="00414CB5">
        <w:t xml:space="preserve"> as analog</w:t>
      </w:r>
      <w:r w:rsidR="006A2410">
        <w:t>-digital</w:t>
      </w:r>
      <w:r w:rsidR="002B320D">
        <w:t xml:space="preserve"> circuits</w:t>
      </w:r>
      <w:r w:rsidR="00E86F37">
        <w:t xml:space="preserve"> and in many cases ISDN for ei</w:t>
      </w:r>
      <w:r w:rsidR="002178FD">
        <w:softHyphen/>
      </w:r>
      <w:r w:rsidR="00E86F37">
        <w:t>ther of them</w:t>
      </w:r>
      <w:r w:rsidR="00FD1ADC">
        <w:t xml:space="preserve"> which still </w:t>
      </w:r>
      <w:r w:rsidR="00B13595">
        <w:t xml:space="preserve">was a </w:t>
      </w:r>
      <w:r w:rsidR="00FD1ADC">
        <w:t xml:space="preserve">public </w:t>
      </w:r>
      <w:r w:rsidR="00A531EF">
        <w:t xml:space="preserve">switched telephone network </w:t>
      </w:r>
      <w:r w:rsidR="00FD1ADC">
        <w:t>access</w:t>
      </w:r>
      <w:sdt>
        <w:sdtPr>
          <w:id w:val="796805450"/>
          <w:citation/>
        </w:sdtPr>
        <w:sdtEndPr/>
        <w:sdtContent>
          <w:r w:rsidR="00514F7B">
            <w:fldChar w:fldCharType="begin"/>
          </w:r>
          <w:r w:rsidR="00514F7B">
            <w:instrText xml:space="preserve"> CITATION Cis211 \l 1033 </w:instrText>
          </w:r>
          <w:r w:rsidR="00514F7B">
            <w:fldChar w:fldCharType="separate"/>
          </w:r>
          <w:r w:rsidR="00457D0D">
            <w:rPr>
              <w:noProof/>
            </w:rPr>
            <w:t xml:space="preserve"> </w:t>
          </w:r>
          <w:r w:rsidR="00457D0D" w:rsidRPr="00457D0D">
            <w:rPr>
              <w:noProof/>
            </w:rPr>
            <w:t>[16]</w:t>
          </w:r>
          <w:r w:rsidR="00514F7B">
            <w:fldChar w:fldCharType="end"/>
          </w:r>
        </w:sdtContent>
      </w:sdt>
      <w:sdt>
        <w:sdtPr>
          <w:id w:val="16118347"/>
          <w:citation/>
        </w:sdtPr>
        <w:sdtEndPr/>
        <w:sdtContent>
          <w:r w:rsidR="00514F7B">
            <w:fldChar w:fldCharType="begin"/>
          </w:r>
          <w:r w:rsidR="00514F7B">
            <w:instrText xml:space="preserve"> CITATION Und21 \l 1033 </w:instrText>
          </w:r>
          <w:r w:rsidR="00514F7B">
            <w:fldChar w:fldCharType="separate"/>
          </w:r>
          <w:r w:rsidR="00457D0D">
            <w:rPr>
              <w:noProof/>
            </w:rPr>
            <w:t xml:space="preserve"> </w:t>
          </w:r>
          <w:r w:rsidR="00457D0D" w:rsidRPr="00457D0D">
            <w:rPr>
              <w:noProof/>
            </w:rPr>
            <w:t>[17]</w:t>
          </w:r>
          <w:r w:rsidR="00514F7B">
            <w:fldChar w:fldCharType="end"/>
          </w:r>
        </w:sdtContent>
      </w:sdt>
      <w:sdt>
        <w:sdtPr>
          <w:id w:val="-2013517412"/>
          <w:citation/>
        </w:sdtPr>
        <w:sdtEndPr/>
        <w:sdtContent>
          <w:r w:rsidR="00514F7B">
            <w:fldChar w:fldCharType="begin"/>
          </w:r>
          <w:r w:rsidR="00514F7B">
            <w:instrText xml:space="preserve"> CITATION Cit21 \l 1033 </w:instrText>
          </w:r>
          <w:r w:rsidR="00514F7B">
            <w:fldChar w:fldCharType="separate"/>
          </w:r>
          <w:r w:rsidR="00457D0D">
            <w:rPr>
              <w:noProof/>
            </w:rPr>
            <w:t xml:space="preserve"> </w:t>
          </w:r>
          <w:r w:rsidR="00457D0D" w:rsidRPr="00457D0D">
            <w:rPr>
              <w:noProof/>
            </w:rPr>
            <w:t>[18]</w:t>
          </w:r>
          <w:r w:rsidR="00514F7B">
            <w:fldChar w:fldCharType="end"/>
          </w:r>
        </w:sdtContent>
      </w:sdt>
      <w:r w:rsidR="007543C4">
        <w:t>.</w:t>
      </w:r>
    </w:p>
    <w:p w14:paraId="3C888F19" w14:textId="214DA3DA" w:rsidR="00E9176B" w:rsidRDefault="00E9176B" w:rsidP="006D236C">
      <w:pPr>
        <w:ind w:left="720"/>
        <w:jc w:val="both"/>
      </w:pPr>
      <w:r>
        <w:t>The client consumer was using internet above a public line meaning anyone could reach him and it wasn’t encrypted definitely not anonymized</w:t>
      </w:r>
      <w:r w:rsidR="00514F7B">
        <w:t xml:space="preserve"> </w:t>
      </w:r>
      <w:sdt>
        <w:sdtPr>
          <w:id w:val="-2074108688"/>
          <w:citation/>
        </w:sdtPr>
        <w:sdtEndPr/>
        <w:sdtContent>
          <w:r w:rsidR="00514F7B">
            <w:fldChar w:fldCharType="begin"/>
          </w:r>
          <w:r w:rsidR="00514F7B">
            <w:instrText xml:space="preserve"> CITATION Pub21 \l 1033 </w:instrText>
          </w:r>
          <w:r w:rsidR="00514F7B">
            <w:fldChar w:fldCharType="separate"/>
          </w:r>
          <w:r w:rsidR="00457D0D" w:rsidRPr="00457D0D">
            <w:rPr>
              <w:noProof/>
            </w:rPr>
            <w:t>[19]</w:t>
          </w:r>
          <w:r w:rsidR="00514F7B">
            <w:fldChar w:fldCharType="end"/>
          </w:r>
        </w:sdtContent>
      </w:sdt>
      <w:r>
        <w:t>.</w:t>
      </w:r>
    </w:p>
    <w:p w14:paraId="3D657863" w14:textId="31B2C15D" w:rsidR="008E15E9" w:rsidRDefault="008E15E9" w:rsidP="006D236C">
      <w:pPr>
        <w:ind w:left="720"/>
        <w:jc w:val="both"/>
      </w:pPr>
      <w:r>
        <w:t>The most common way for business cli</w:t>
      </w:r>
      <w:r w:rsidR="002178FD">
        <w:softHyphen/>
      </w:r>
      <w:r>
        <w:t>ents to connect computers between multiple offices was by using a Private/Leased line either with point-to-point</w:t>
      </w:r>
      <w:sdt>
        <w:sdtPr>
          <w:id w:val="1392536499"/>
          <w:citation/>
        </w:sdtPr>
        <w:sdtEndPr/>
        <w:sdtContent>
          <w:r w:rsidR="008349AF">
            <w:fldChar w:fldCharType="begin"/>
          </w:r>
          <w:r w:rsidR="008349AF">
            <w:instrText xml:space="preserve"> CITATION PPP21 \l 1033 </w:instrText>
          </w:r>
          <w:r w:rsidR="008349AF">
            <w:fldChar w:fldCharType="separate"/>
          </w:r>
          <w:r w:rsidR="00457D0D">
            <w:rPr>
              <w:noProof/>
            </w:rPr>
            <w:t xml:space="preserve"> </w:t>
          </w:r>
          <w:r w:rsidR="00457D0D" w:rsidRPr="00457D0D">
            <w:rPr>
              <w:noProof/>
            </w:rPr>
            <w:t>[20]</w:t>
          </w:r>
          <w:r w:rsidR="008349AF">
            <w:fldChar w:fldCharType="end"/>
          </w:r>
        </w:sdtContent>
      </w:sdt>
      <w:r>
        <w:t xml:space="preserve"> implementation or Point-to-Multipoint </w:t>
      </w:r>
      <w:sdt>
        <w:sdtPr>
          <w:id w:val="58681576"/>
          <w:citation/>
        </w:sdtPr>
        <w:sdtEndPr/>
        <w:sdtContent>
          <w:r w:rsidR="008349AF">
            <w:fldChar w:fldCharType="begin"/>
          </w:r>
          <w:r w:rsidR="008349AF">
            <w:instrText xml:space="preserve"> CITATION MPL21 \l 1033 </w:instrText>
          </w:r>
          <w:r w:rsidR="008349AF">
            <w:fldChar w:fldCharType="separate"/>
          </w:r>
          <w:r w:rsidR="00457D0D" w:rsidRPr="00457D0D">
            <w:rPr>
              <w:noProof/>
            </w:rPr>
            <w:t>[21]</w:t>
          </w:r>
          <w:r w:rsidR="008349AF">
            <w:fldChar w:fldCharType="end"/>
          </w:r>
        </w:sdtContent>
      </w:sdt>
      <w:r w:rsidR="008349AF">
        <w:t xml:space="preserve"> </w:t>
      </w:r>
      <w:r>
        <w:t>and an ISDN for a public access which had more than 1 telephone incoming line phone calls ability</w:t>
      </w:r>
      <w:r>
        <w:rPr>
          <w:rStyle w:val="FootnoteReference"/>
        </w:rPr>
        <w:footnoteReference w:id="7"/>
      </w:r>
      <w:r>
        <w:t>. Point-</w:t>
      </w:r>
      <w:r>
        <w:lastRenderedPageBreak/>
        <w:t>to-Point created their privacy</w:t>
      </w:r>
      <w:r w:rsidR="00645089">
        <w:t>/security</w:t>
      </w:r>
      <w:r>
        <w:t xml:space="preserve"> circuit between two branches but if they wanted also public access, they should use a different connection like ISDN in most cases. Point-to-multipoint had the ability to connect more than 2 branches as long with a public one e.g., ISDN. From ISP perspective the leased line is based on MPLS VPN technology </w:t>
      </w:r>
      <w:sdt>
        <w:sdtPr>
          <w:id w:val="-67341586"/>
          <w:citation/>
        </w:sdtPr>
        <w:sdtEndPr/>
        <w:sdtContent>
          <w:r w:rsidR="008349AF">
            <w:fldChar w:fldCharType="begin"/>
          </w:r>
          <w:r w:rsidR="008349AF">
            <w:instrText xml:space="preserve"> CITATION Cit21 \l 1033 </w:instrText>
          </w:r>
          <w:r w:rsidR="008349AF">
            <w:fldChar w:fldCharType="separate"/>
          </w:r>
          <w:r w:rsidR="00457D0D" w:rsidRPr="00457D0D">
            <w:rPr>
              <w:noProof/>
            </w:rPr>
            <w:t>[18]</w:t>
          </w:r>
          <w:r w:rsidR="008349AF">
            <w:fldChar w:fldCharType="end"/>
          </w:r>
        </w:sdtContent>
      </w:sdt>
      <w:sdt>
        <w:sdtPr>
          <w:id w:val="1691329379"/>
          <w:citation/>
        </w:sdtPr>
        <w:sdtEndPr/>
        <w:sdtContent>
          <w:r w:rsidR="008349AF">
            <w:fldChar w:fldCharType="begin"/>
          </w:r>
          <w:r w:rsidR="008349AF">
            <w:instrText xml:space="preserve"> CITATION Int213 \l 1033 </w:instrText>
          </w:r>
          <w:r w:rsidR="008349AF">
            <w:fldChar w:fldCharType="separate"/>
          </w:r>
          <w:r w:rsidR="00457D0D">
            <w:rPr>
              <w:noProof/>
            </w:rPr>
            <w:t xml:space="preserve"> </w:t>
          </w:r>
          <w:r w:rsidR="00457D0D" w:rsidRPr="00457D0D">
            <w:rPr>
              <w:noProof/>
            </w:rPr>
            <w:t>[22]</w:t>
          </w:r>
          <w:r w:rsidR="008349AF">
            <w:fldChar w:fldCharType="end"/>
          </w:r>
        </w:sdtContent>
      </w:sdt>
      <w:r w:rsidR="008349AF">
        <w:t xml:space="preserve"> </w:t>
      </w:r>
      <w:r>
        <w:t xml:space="preserve">mainly with hub and spoke business network design </w:t>
      </w:r>
      <w:sdt>
        <w:sdtPr>
          <w:id w:val="1617477933"/>
          <w:citation/>
        </w:sdtPr>
        <w:sdtEndPr/>
        <w:sdtContent>
          <w:r w:rsidR="00D8560F">
            <w:fldChar w:fldCharType="begin"/>
          </w:r>
          <w:r w:rsidR="00D8560F">
            <w:instrText xml:space="preserve"> CITATION Con21 \l 1033 </w:instrText>
          </w:r>
          <w:r w:rsidR="00D8560F">
            <w:fldChar w:fldCharType="separate"/>
          </w:r>
          <w:r w:rsidR="00457D0D" w:rsidRPr="00457D0D">
            <w:rPr>
              <w:noProof/>
            </w:rPr>
            <w:t>[23]</w:t>
          </w:r>
          <w:r w:rsidR="00D8560F">
            <w:fldChar w:fldCharType="end"/>
          </w:r>
        </w:sdtContent>
      </w:sdt>
      <w:r w:rsidR="00D8560F">
        <w:t xml:space="preserve"> </w:t>
      </w:r>
      <w:sdt>
        <w:sdtPr>
          <w:id w:val="2134445109"/>
          <w:citation/>
        </w:sdtPr>
        <w:sdtEndPr/>
        <w:sdtContent>
          <w:r w:rsidR="00D8560F">
            <w:fldChar w:fldCharType="begin"/>
          </w:r>
          <w:r w:rsidR="00D8560F">
            <w:instrText xml:space="preserve"> CITATION MPL211 \l 1033 </w:instrText>
          </w:r>
          <w:r w:rsidR="00D8560F">
            <w:fldChar w:fldCharType="separate"/>
          </w:r>
          <w:r w:rsidR="00457D0D" w:rsidRPr="00457D0D">
            <w:rPr>
              <w:noProof/>
            </w:rPr>
            <w:t>[24]</w:t>
          </w:r>
          <w:r w:rsidR="00D8560F">
            <w:fldChar w:fldCharType="end"/>
          </w:r>
        </w:sdtContent>
      </w:sdt>
      <w:r w:rsidR="00D8560F">
        <w:t xml:space="preserve"> </w:t>
      </w:r>
      <w:r>
        <w:t xml:space="preserve">due to it must pass through ISP from all branches and older days as frame-relays (hub n spoke). Leased lines, are private network connections </w:t>
      </w:r>
      <w:r w:rsidR="009D476D">
        <w:t xml:space="preserve">meaning nobody can reach you from outer world, </w:t>
      </w:r>
      <w:r>
        <w:t>that a telecom</w:t>
      </w:r>
      <w:r w:rsidR="002178FD">
        <w:softHyphen/>
      </w:r>
      <w:r>
        <w:t>munications company could lease to its customers. Leased lines provided a com</w:t>
      </w:r>
      <w:r w:rsidR="002178FD">
        <w:softHyphen/>
      </w:r>
      <w:r>
        <w:t xml:space="preserve">pany with a way to expand its private network beyond its immediate </w:t>
      </w:r>
      <w:r>
        <w:t>geographic area. These connections form a single wide-area network (WAN) for the business. Though leased lines are reliable and secure, the leases are ex</w:t>
      </w:r>
      <w:r w:rsidR="002178FD">
        <w:softHyphen/>
      </w:r>
      <w:r>
        <w:t>pensive, with costs rising as the distance between offices increases</w:t>
      </w:r>
      <w:r w:rsidR="00276C0D">
        <w:t xml:space="preserve"> </w:t>
      </w:r>
      <w:sdt>
        <w:sdtPr>
          <w:id w:val="-104737550"/>
          <w:citation/>
        </w:sdtPr>
        <w:sdtEndPr/>
        <w:sdtContent>
          <w:r w:rsidR="00276C0D">
            <w:fldChar w:fldCharType="begin"/>
          </w:r>
          <w:r w:rsidR="00276C0D">
            <w:instrText xml:space="preserve"> CITATION Lea211 \l 1033 </w:instrText>
          </w:r>
          <w:r w:rsidR="00276C0D">
            <w:fldChar w:fldCharType="separate"/>
          </w:r>
          <w:r w:rsidR="00457D0D" w:rsidRPr="00457D0D">
            <w:rPr>
              <w:noProof/>
            </w:rPr>
            <w:t>[25]</w:t>
          </w:r>
          <w:r w:rsidR="00276C0D">
            <w:fldChar w:fldCharType="end"/>
          </w:r>
        </w:sdtContent>
      </w:sdt>
      <w:sdt>
        <w:sdtPr>
          <w:id w:val="-1270778753"/>
          <w:citation/>
        </w:sdtPr>
        <w:sdtEndPr/>
        <w:sdtContent>
          <w:r w:rsidR="00276C0D">
            <w:fldChar w:fldCharType="begin"/>
          </w:r>
          <w:r w:rsidR="00276C0D">
            <w:instrText xml:space="preserve"> CITATION Lea212 \l 1033 </w:instrText>
          </w:r>
          <w:r w:rsidR="00276C0D">
            <w:fldChar w:fldCharType="separate"/>
          </w:r>
          <w:r w:rsidR="00457D0D">
            <w:rPr>
              <w:noProof/>
            </w:rPr>
            <w:t xml:space="preserve"> </w:t>
          </w:r>
          <w:r w:rsidR="00457D0D" w:rsidRPr="00457D0D">
            <w:rPr>
              <w:noProof/>
            </w:rPr>
            <w:t>[26]</w:t>
          </w:r>
          <w:r w:rsidR="00276C0D">
            <w:fldChar w:fldCharType="end"/>
          </w:r>
        </w:sdtContent>
      </w:sdt>
      <w:r>
        <w:t>. Again, Privacy concerns despite being leased because the ISP is the main core where all traffic passes and you can’t re</w:t>
      </w:r>
      <w:r w:rsidR="002178FD">
        <w:softHyphen/>
      </w:r>
      <w:r>
        <w:t>ally tell if it is entering encrypted or unencrypted in their network because it happens in the edge Router of their network though this could be easily by</w:t>
      </w:r>
      <w:r w:rsidR="002178FD">
        <w:softHyphen/>
      </w:r>
      <w:r>
        <w:t>passed from them any time. It didn’t take too long that VPN technology up</w:t>
      </w:r>
      <w:r w:rsidR="002178FD">
        <w:softHyphen/>
      </w:r>
      <w:r>
        <w:t xml:space="preserve">scaled with solutions and end-user got different needs </w:t>
      </w:r>
      <w:sdt>
        <w:sdtPr>
          <w:id w:val="1666590944"/>
          <w:citation/>
        </w:sdtPr>
        <w:sdtEndPr/>
        <w:sdtContent>
          <w:r w:rsidR="00966F2F">
            <w:fldChar w:fldCharType="begin"/>
          </w:r>
          <w:r w:rsidR="00966F2F">
            <w:instrText xml:space="preserve"> CITATION Typ21 \l 1033 </w:instrText>
          </w:r>
          <w:r w:rsidR="00966F2F">
            <w:fldChar w:fldCharType="separate"/>
          </w:r>
          <w:r w:rsidR="00457D0D" w:rsidRPr="00457D0D">
            <w:rPr>
              <w:noProof/>
            </w:rPr>
            <w:t>[27]</w:t>
          </w:r>
          <w:r w:rsidR="00966F2F">
            <w:fldChar w:fldCharType="end"/>
          </w:r>
        </w:sdtContent>
      </w:sdt>
      <w:r w:rsidR="00966F2F">
        <w:t xml:space="preserve"> </w:t>
      </w:r>
      <w:r>
        <w:t>than a large organization but Encryption and Anonymization were always a different</w:t>
      </w:r>
      <w:r w:rsidR="00F34AA8">
        <w:t xml:space="preserve"> thing</w:t>
      </w:r>
      <w:r>
        <w:t>.</w:t>
      </w:r>
    </w:p>
    <w:p w14:paraId="2950958E" w14:textId="77777777" w:rsidR="002178FD" w:rsidRDefault="002178FD" w:rsidP="00C57145">
      <w:pPr>
        <w:keepNext/>
        <w:ind w:left="720"/>
        <w:jc w:val="center"/>
        <w:sectPr w:rsidR="002178FD" w:rsidSect="008C4D32">
          <w:type w:val="continuous"/>
          <w:pgSz w:w="12240" w:h="15840"/>
          <w:pgMar w:top="1440" w:right="1440" w:bottom="1440" w:left="1440" w:header="720" w:footer="720" w:gutter="0"/>
          <w:pgNumType w:start="3"/>
          <w:cols w:num="2" w:sep="1" w:space="720"/>
          <w:docGrid w:linePitch="360"/>
        </w:sectPr>
      </w:pPr>
    </w:p>
    <w:p w14:paraId="1320AC5F" w14:textId="19A9FCB6" w:rsidR="00C57145" w:rsidRDefault="00C57145" w:rsidP="00F017F8">
      <w:pPr>
        <w:keepNext/>
        <w:jc w:val="center"/>
      </w:pPr>
      <w:r>
        <w:rPr>
          <w:noProof/>
        </w:rPr>
        <w:drawing>
          <wp:inline distT="0" distB="0" distL="0" distR="0" wp14:anchorId="41352424" wp14:editId="7162149A">
            <wp:extent cx="41910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14:paraId="16DFF1EA" w14:textId="6F85AD76" w:rsidR="00C57145" w:rsidRDefault="00C57145" w:rsidP="00C57145">
      <w:pPr>
        <w:pStyle w:val="Caption"/>
        <w:jc w:val="center"/>
      </w:pPr>
      <w:bookmarkStart w:id="12" w:name="_Ref89537209"/>
      <w:bookmarkStart w:id="13" w:name="_Toc88917397"/>
      <w:bookmarkStart w:id="14" w:name="_Toc89099760"/>
      <w:bookmarkStart w:id="15" w:name="_Toc89104280"/>
      <w:bookmarkStart w:id="16" w:name="_Toc89172091"/>
      <w:bookmarkStart w:id="17" w:name="_Toc89630656"/>
      <w:r>
        <w:t xml:space="preserve">Figure </w:t>
      </w:r>
      <w:fldSimple w:instr=" SEQ Figure \* ARABIC ">
        <w:r w:rsidR="00835A94">
          <w:rPr>
            <w:noProof/>
          </w:rPr>
          <w:t>1</w:t>
        </w:r>
      </w:fldSimple>
      <w:bookmarkEnd w:id="12"/>
      <w:r>
        <w:t xml:space="preserve"> </w:t>
      </w:r>
      <w:hyperlink r:id="rId19" w:history="1">
        <w:r w:rsidR="00272E37" w:rsidRPr="00272E37">
          <w:rPr>
            <w:rStyle w:val="Hyperlink"/>
          </w:rPr>
          <w:t>Internet connectivity options from end-user to tier 3/2 ISPs (tiers are ISP's)</w:t>
        </w:r>
        <w:bookmarkEnd w:id="13"/>
        <w:bookmarkEnd w:id="14"/>
        <w:bookmarkEnd w:id="15"/>
        <w:bookmarkEnd w:id="16"/>
        <w:bookmarkEnd w:id="17"/>
      </w:hyperlink>
    </w:p>
    <w:p w14:paraId="04669510" w14:textId="5C8F7C39" w:rsidR="006343DC" w:rsidRDefault="006343DC" w:rsidP="006343DC">
      <w:pPr>
        <w:pStyle w:val="Heading2"/>
      </w:pPr>
      <w:bookmarkStart w:id="18" w:name="_Toc89480406"/>
      <w:bookmarkStart w:id="19" w:name="_Toc89629736"/>
      <w:r>
        <w:t>Encrypted Network communication</w:t>
      </w:r>
      <w:bookmarkEnd w:id="18"/>
      <w:bookmarkEnd w:id="19"/>
    </w:p>
    <w:p w14:paraId="079D7E43" w14:textId="531F436C" w:rsidR="006343DC" w:rsidRDefault="006343DC" w:rsidP="006D236C">
      <w:pPr>
        <w:ind w:left="720"/>
        <w:jc w:val="both"/>
      </w:pPr>
      <w:r>
        <w:t>VPN</w:t>
      </w:r>
      <w:r w:rsidR="002B1422">
        <w:t xml:space="preserve"> technology got a boost with plethora of implementation techniques in the market started with many VPN’s but all of them had same approach of security in implementation </w:t>
      </w:r>
      <w:r w:rsidR="00F26AB2">
        <w:t>l</w:t>
      </w:r>
      <w:r w:rsidR="002B1422">
        <w:t xml:space="preserve">evel but not In Business Policy </w:t>
      </w:r>
      <w:r w:rsidR="00F26AB2">
        <w:t>l</w:t>
      </w:r>
      <w:r w:rsidR="002B1422">
        <w:t xml:space="preserve">evel this is where they are </w:t>
      </w:r>
      <w:r w:rsidR="002E0458">
        <w:t>differed</w:t>
      </w:r>
      <w:r w:rsidR="002B1422">
        <w:t>, this is the true privacy target</w:t>
      </w:r>
      <w:r w:rsidR="00360829">
        <w:t xml:space="preserve"> e.g., log sharing with third parties</w:t>
      </w:r>
      <w:r w:rsidR="002B1422">
        <w:t>.</w:t>
      </w:r>
    </w:p>
    <w:p w14:paraId="23C3098F" w14:textId="1A5BB850" w:rsidR="00F26AB2" w:rsidRDefault="00AB7B70" w:rsidP="006D236C">
      <w:pPr>
        <w:ind w:left="720"/>
        <w:jc w:val="both"/>
      </w:pPr>
      <w:r>
        <w:t xml:space="preserve">A </w:t>
      </w:r>
      <w:r w:rsidR="00F26AB2">
        <w:t xml:space="preserve">VPN system </w:t>
      </w:r>
      <w:r w:rsidR="00F04FF0">
        <w:t xml:space="preserve">could </w:t>
      </w:r>
      <w:r w:rsidR="00F26AB2">
        <w:t>typically use tunnels, firewalls and proxy servers</w:t>
      </w:r>
      <w:r w:rsidR="000C6893">
        <w:t xml:space="preserve"> and its architecture is either centralized or the new generation of VPN’s WEB 3.0 based decentralized</w:t>
      </w:r>
      <w:r w:rsidR="00F26AB2">
        <w:t>.</w:t>
      </w:r>
    </w:p>
    <w:p w14:paraId="1C11A083" w14:textId="77777777" w:rsidR="00860F02" w:rsidRDefault="00860F02" w:rsidP="00F017F8">
      <w:pPr>
        <w:keepNext/>
        <w:jc w:val="center"/>
      </w:pPr>
      <w:r>
        <w:rPr>
          <w:noProof/>
        </w:rPr>
        <w:lastRenderedPageBreak/>
        <w:drawing>
          <wp:inline distT="0" distB="0" distL="0" distR="0" wp14:anchorId="4847C96E" wp14:editId="18DB395B">
            <wp:extent cx="4195117" cy="25717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497" cy="2574435"/>
                    </a:xfrm>
                    <a:prstGeom prst="rect">
                      <a:avLst/>
                    </a:prstGeom>
                    <a:noFill/>
                    <a:ln>
                      <a:noFill/>
                    </a:ln>
                  </pic:spPr>
                </pic:pic>
              </a:graphicData>
            </a:graphic>
          </wp:inline>
        </w:drawing>
      </w:r>
    </w:p>
    <w:p w14:paraId="3A268C74" w14:textId="239E107D" w:rsidR="00860F02" w:rsidRDefault="00860F02" w:rsidP="00860F02">
      <w:pPr>
        <w:pStyle w:val="Caption"/>
        <w:jc w:val="center"/>
      </w:pPr>
      <w:bookmarkStart w:id="20" w:name="_Toc89099761"/>
      <w:bookmarkStart w:id="21" w:name="_Toc89104281"/>
      <w:bookmarkStart w:id="22" w:name="_Toc89172092"/>
      <w:bookmarkStart w:id="23" w:name="_Toc89630657"/>
      <w:r>
        <w:t xml:space="preserve">Figure </w:t>
      </w:r>
      <w:fldSimple w:instr=" SEQ Figure \* ARABIC ">
        <w:r w:rsidR="00835A94">
          <w:rPr>
            <w:noProof/>
          </w:rPr>
          <w:t>2</w:t>
        </w:r>
      </w:fldSimple>
      <w:r>
        <w:t xml:space="preserve"> </w:t>
      </w:r>
      <w:r w:rsidRPr="00334085">
        <w:t>https://hackernoon.com/decentralized-vpn-the-evolution-of-tor-hkv3uix</w:t>
      </w:r>
      <w:bookmarkEnd w:id="20"/>
      <w:bookmarkEnd w:id="21"/>
      <w:bookmarkEnd w:id="22"/>
      <w:bookmarkEnd w:id="23"/>
    </w:p>
    <w:p w14:paraId="69FE0229" w14:textId="4E6CAABC" w:rsidR="002E423B" w:rsidRDefault="002E423B" w:rsidP="002E423B">
      <w:pPr>
        <w:pStyle w:val="Heading3"/>
      </w:pPr>
      <w:bookmarkStart w:id="24" w:name="_Toc89480407"/>
      <w:bookmarkStart w:id="25" w:name="_Toc89629737"/>
      <w:r>
        <w:t xml:space="preserve">How it </w:t>
      </w:r>
      <w:r w:rsidR="00677CA7">
        <w:t>w</w:t>
      </w:r>
      <w:r>
        <w:t>orks</w:t>
      </w:r>
      <w:bookmarkEnd w:id="24"/>
      <w:bookmarkEnd w:id="25"/>
    </w:p>
    <w:p w14:paraId="6F8CDA80" w14:textId="77777777" w:rsidR="00DC64D4" w:rsidRDefault="00DC64D4" w:rsidP="006D236C">
      <w:pPr>
        <w:ind w:left="1080"/>
        <w:jc w:val="both"/>
        <w:sectPr w:rsidR="00DC64D4" w:rsidSect="006306B5">
          <w:type w:val="continuous"/>
          <w:pgSz w:w="12240" w:h="15840"/>
          <w:pgMar w:top="1440" w:right="1440" w:bottom="1440" w:left="1440" w:header="720" w:footer="720" w:gutter="0"/>
          <w:pgNumType w:start="4"/>
          <w:cols w:space="720"/>
          <w:docGrid w:linePitch="360"/>
        </w:sectPr>
      </w:pPr>
    </w:p>
    <w:p w14:paraId="39DECD15" w14:textId="7D3EDC0D" w:rsidR="0091251F" w:rsidRDefault="0091251F" w:rsidP="006D236C">
      <w:pPr>
        <w:ind w:left="1080"/>
        <w:jc w:val="both"/>
      </w:pPr>
      <w:r>
        <w:t>Organizations in order to use Internet as private WAN, they need to overcome two main challenges. First, networks often communicate with a variety of protocols and not IP e.g., IPX so there is this issue of compatibility using cross-platform</w:t>
      </w:r>
      <w:r w:rsidR="004639CE">
        <w:t>, but the Internet is designed to carry and process IP traffic.</w:t>
      </w:r>
      <w:r w:rsidR="00765694">
        <w:t xml:space="preserve"> </w:t>
      </w:r>
      <w:r w:rsidR="002A23E1">
        <w:t>So, VPNs must implement a way to pass this traffic of non-IP protocols from one network to another. Second main thing is that data packets are crossing the internet in wide open without any encryption and/or privacy “in clear text” you may say.</w:t>
      </w:r>
    </w:p>
    <w:p w14:paraId="0BDAB566" w14:textId="106E89B3" w:rsidR="005A0437" w:rsidRDefault="005A0437" w:rsidP="006D236C">
      <w:pPr>
        <w:ind w:left="1080"/>
        <w:jc w:val="both"/>
      </w:pPr>
      <w:r>
        <w:t xml:space="preserve">Consequently, anyone who can see Internet traffic can also read the data contained in the packets. This is </w:t>
      </w:r>
      <w:r w:rsidR="00D83D26">
        <w:t xml:space="preserve">a main concern of privacy and security especially from business perspective when confidential business information is crossing the Internet. VPN’s can eliminate these obstacles by using a strategy called tunneling which instead of packets </w:t>
      </w:r>
      <w:r w:rsidR="00D83D26">
        <w:t>crossing the internet out in the open, data packets first encrypted for security, and then encapsulated in an IP package by the VPN and tunneled through the internet.</w:t>
      </w:r>
    </w:p>
    <w:p w14:paraId="71538767" w14:textId="00E8D940" w:rsidR="00755A74" w:rsidRDefault="00C008AB" w:rsidP="006D236C">
      <w:pPr>
        <w:ind w:left="1080"/>
        <w:jc w:val="both"/>
      </w:pPr>
      <w:r>
        <w:t>“</w:t>
      </w:r>
      <w:r w:rsidR="00595080">
        <w:t xml:space="preserve">To illustrate the concept, let's say we're running NetWare on one network, and a client on that network wants to connect to a remote NetWare server. The primary protocol used with traditional NetWare is IPX. So, to use a generic layer-2 VPN model, IPX packets bound for the remote network reach a tunnel initiating device - perhaps a remote access device, a router, or even a desktop PC, in the case of remote-client-to-server connections - which prepares them for transmission over the Internet. The VPN tunnel initiator on the source network communicates with a VPN tunnel terminator on the destination network. The two agree upon an encryption scheme, and the tunnel initiator encrypts the packet </w:t>
      </w:r>
      <w:r w:rsidR="00595080">
        <w:lastRenderedPageBreak/>
        <w:t xml:space="preserve">for security. Finally, the VPN initiator encapsulates the entire encrypted package in an IP packet. Now, regardless of the type of protocol originally being transmitted, it can travel the IP-only Internet. And, because the packet is encrypted, no one can read the original data. On the destination end, the VPN tunnel </w:t>
      </w:r>
      <w:r w:rsidR="00595080">
        <w:t>terminator receives the packet and removes the IP information. It then decrypts the packet according to the agreed upon encryption scheme and sends the resulting packet to the remote access server or local router, which passes the hidden IPX packet to the network for delivery to the appropriate destination</w:t>
      </w:r>
      <w:r w:rsidR="008E6372">
        <w:t xml:space="preserve"> </w:t>
      </w:r>
      <w:sdt>
        <w:sdtPr>
          <w:id w:val="1176702527"/>
          <w:citation/>
        </w:sdtPr>
        <w:sdtEndPr/>
        <w:sdtContent>
          <w:r w:rsidR="008E6372">
            <w:fldChar w:fldCharType="begin"/>
          </w:r>
          <w:r w:rsidR="008E6372">
            <w:instrText xml:space="preserve"> CITATION Fuj04 \l 1033 </w:instrText>
          </w:r>
          <w:r w:rsidR="008E6372">
            <w:fldChar w:fldCharType="separate"/>
          </w:r>
          <w:r w:rsidR="00457D0D" w:rsidRPr="00457D0D">
            <w:rPr>
              <w:noProof/>
            </w:rPr>
            <w:t>[28]</w:t>
          </w:r>
          <w:r w:rsidR="008E6372">
            <w:fldChar w:fldCharType="end"/>
          </w:r>
        </w:sdtContent>
      </w:sdt>
      <w:r w:rsidR="00595080">
        <w:t>.</w:t>
      </w:r>
      <w:r>
        <w:t>”</w:t>
      </w:r>
      <w:r w:rsidR="00595080">
        <w:t xml:space="preserve"> </w:t>
      </w:r>
    </w:p>
    <w:p w14:paraId="759D267B" w14:textId="77777777" w:rsidR="00DC64D4" w:rsidRDefault="00DC64D4" w:rsidP="00F017F8">
      <w:pPr>
        <w:keepNext/>
        <w:jc w:val="center"/>
        <w:sectPr w:rsidR="00DC64D4"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4EC09F65" w:rsidR="00BF1533" w:rsidRDefault="00BF1533" w:rsidP="00BF1533">
      <w:pPr>
        <w:pStyle w:val="Caption"/>
        <w:jc w:val="center"/>
      </w:pPr>
      <w:bookmarkStart w:id="26" w:name="_Toc88847377"/>
      <w:bookmarkStart w:id="27" w:name="_Toc88913089"/>
      <w:bookmarkStart w:id="28" w:name="_Toc88917398"/>
      <w:bookmarkStart w:id="29" w:name="_Toc89099762"/>
      <w:bookmarkStart w:id="30" w:name="_Toc89104282"/>
      <w:bookmarkStart w:id="31" w:name="_Toc89172093"/>
      <w:bookmarkStart w:id="32" w:name="_Toc89630658"/>
      <w:r>
        <w:t xml:space="preserve">Figure </w:t>
      </w:r>
      <w:fldSimple w:instr=" SEQ Figure \* ARABIC ">
        <w:r w:rsidR="00835A94">
          <w:rPr>
            <w:noProof/>
          </w:rPr>
          <w:t>3</w:t>
        </w:r>
      </w:fldSimple>
      <w:r>
        <w:t xml:space="preserve"> </w:t>
      </w:r>
      <w:hyperlink r:id="rId22" w:history="1">
        <w:r w:rsidRPr="00BF1533">
          <w:rPr>
            <w:rStyle w:val="Hyperlink"/>
          </w:rPr>
          <w:t>VPN Architecture Diagram with Routers/ VPN Concentrators</w:t>
        </w:r>
        <w:bookmarkEnd w:id="26"/>
        <w:bookmarkEnd w:id="27"/>
        <w:bookmarkEnd w:id="28"/>
        <w:bookmarkEnd w:id="29"/>
        <w:bookmarkEnd w:id="30"/>
        <w:bookmarkEnd w:id="31"/>
        <w:bookmarkEnd w:id="32"/>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77FC794F" w:rsidR="0085392F" w:rsidRDefault="0085392F" w:rsidP="0085392F">
      <w:pPr>
        <w:pStyle w:val="Caption"/>
        <w:jc w:val="center"/>
      </w:pPr>
      <w:bookmarkStart w:id="33" w:name="_Toc88847378"/>
      <w:bookmarkStart w:id="34" w:name="_Toc88913090"/>
      <w:bookmarkStart w:id="35" w:name="_Toc88917399"/>
      <w:bookmarkStart w:id="36" w:name="_Toc89099763"/>
      <w:bookmarkStart w:id="37" w:name="_Toc89104283"/>
      <w:bookmarkStart w:id="38" w:name="_Toc89172094"/>
      <w:bookmarkStart w:id="39" w:name="_Toc89630659"/>
      <w:r>
        <w:t xml:space="preserve">Figure </w:t>
      </w:r>
      <w:fldSimple w:instr=" SEQ Figure \* ARABIC ">
        <w:r w:rsidR="00835A94">
          <w:rPr>
            <w:noProof/>
          </w:rPr>
          <w:t>4</w:t>
        </w:r>
      </w:fldSimple>
      <w:r>
        <w:t xml:space="preserve"> </w:t>
      </w:r>
      <w:hyperlink r:id="rId24" w:history="1">
        <w:r w:rsidRPr="0085392F">
          <w:rPr>
            <w:rStyle w:val="Hyperlink"/>
          </w:rPr>
          <w:t>VPN Architecture Diagram with UTM Appliances</w:t>
        </w:r>
        <w:bookmarkEnd w:id="33"/>
        <w:bookmarkEnd w:id="34"/>
        <w:bookmarkEnd w:id="35"/>
        <w:bookmarkEnd w:id="36"/>
        <w:bookmarkEnd w:id="37"/>
        <w:bookmarkEnd w:id="38"/>
        <w:bookmarkEnd w:id="39"/>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13F8F257" w:rsidR="0085392F" w:rsidRDefault="0085392F" w:rsidP="0085392F">
      <w:pPr>
        <w:pStyle w:val="Caption"/>
        <w:jc w:val="center"/>
      </w:pPr>
      <w:bookmarkStart w:id="40" w:name="_Toc88847379"/>
      <w:bookmarkStart w:id="41" w:name="_Toc88913091"/>
      <w:bookmarkStart w:id="42" w:name="_Toc88917400"/>
      <w:bookmarkStart w:id="43" w:name="_Toc89099764"/>
      <w:bookmarkStart w:id="44" w:name="_Toc89104284"/>
      <w:bookmarkStart w:id="45" w:name="_Toc89172095"/>
      <w:bookmarkStart w:id="46" w:name="_Toc89630660"/>
      <w:r>
        <w:t xml:space="preserve">Figure </w:t>
      </w:r>
      <w:fldSimple w:instr=" SEQ Figure \* ARABIC ">
        <w:r w:rsidR="00835A94">
          <w:rPr>
            <w:noProof/>
          </w:rPr>
          <w:t>5</w:t>
        </w:r>
      </w:fldSimple>
      <w:r>
        <w:t xml:space="preserve"> </w:t>
      </w:r>
      <w:hyperlink r:id="rId26" w:history="1">
        <w:r w:rsidRPr="0085392F">
          <w:rPr>
            <w:rStyle w:val="Hyperlink"/>
          </w:rPr>
          <w:t>VPN Architecture Diagram using Wireless Controller</w:t>
        </w:r>
        <w:bookmarkEnd w:id="40"/>
        <w:bookmarkEnd w:id="41"/>
        <w:bookmarkEnd w:id="42"/>
        <w:bookmarkEnd w:id="43"/>
        <w:bookmarkEnd w:id="44"/>
        <w:bookmarkEnd w:id="45"/>
        <w:bookmarkEnd w:id="46"/>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471BF267" w:rsidR="00ED1FC2" w:rsidRPr="00ED1FC2" w:rsidRDefault="00ED1FC2" w:rsidP="00ED1FC2">
      <w:pPr>
        <w:pStyle w:val="Caption"/>
        <w:jc w:val="center"/>
      </w:pPr>
      <w:bookmarkStart w:id="47" w:name="_Ref88956029"/>
      <w:bookmarkStart w:id="48" w:name="_Toc88917401"/>
      <w:bookmarkStart w:id="49" w:name="_Toc89099765"/>
      <w:bookmarkStart w:id="50" w:name="_Toc89104285"/>
      <w:bookmarkStart w:id="51" w:name="_Toc89172096"/>
      <w:bookmarkStart w:id="52" w:name="_Toc89630661"/>
      <w:r>
        <w:t xml:space="preserve">Figure </w:t>
      </w:r>
      <w:fldSimple w:instr=" SEQ Figure \* ARABIC ">
        <w:r w:rsidR="00835A94">
          <w:rPr>
            <w:noProof/>
          </w:rPr>
          <w:t>6</w:t>
        </w:r>
      </w:fldSimple>
      <w:bookmarkEnd w:id="47"/>
      <w:r>
        <w:t xml:space="preserve"> </w:t>
      </w:r>
      <w:r w:rsidRPr="00534CCA">
        <w:t>https://www.bitvpn.net/blog/centralized-vs-decentralized-vpn/</w:t>
      </w:r>
      <w:bookmarkEnd w:id="48"/>
      <w:bookmarkEnd w:id="49"/>
      <w:bookmarkEnd w:id="50"/>
      <w:bookmarkEnd w:id="51"/>
      <w:bookmarkEnd w:id="52"/>
    </w:p>
    <w:p w14:paraId="23C61454" w14:textId="42D0DE5F" w:rsidR="000E1506" w:rsidRDefault="000E1506" w:rsidP="000E1506">
      <w:pPr>
        <w:pStyle w:val="Heading3"/>
      </w:pPr>
      <w:bookmarkStart w:id="53" w:name="_Toc89480408"/>
      <w:bookmarkStart w:id="54" w:name="_Toc89629738"/>
      <w:r>
        <w:t>VPN types</w:t>
      </w:r>
      <w:r w:rsidR="00240625">
        <w:t xml:space="preserve"> and use cases</w:t>
      </w:r>
      <w:bookmarkEnd w:id="53"/>
      <w:bookmarkEnd w:id="54"/>
    </w:p>
    <w:p w14:paraId="0FF261BE" w14:textId="4BF81497" w:rsidR="00E54921" w:rsidRPr="00BE2226" w:rsidRDefault="00E54921" w:rsidP="00E54921">
      <w:pPr>
        <w:pStyle w:val="Heading4"/>
        <w:rPr>
          <w:color w:val="000000" w:themeColor="text1"/>
        </w:rPr>
      </w:pPr>
      <w:r>
        <w:t>Features &amp; Advantages</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6054755E" w14:textId="0503E2D9" w:rsidR="00CC6112" w:rsidRDefault="00CC6112" w:rsidP="00522A3C">
      <w:pPr>
        <w:pStyle w:val="ListParagraph"/>
        <w:numPr>
          <w:ilvl w:val="0"/>
          <w:numId w:val="23"/>
        </w:numPr>
        <w:jc w:val="both"/>
      </w:pPr>
      <w:r>
        <w:t>Centralized VPN</w:t>
      </w:r>
      <w:r w:rsidR="00BB4FE2">
        <w:t xml:space="preserve"> (Classic)</w:t>
      </w:r>
    </w:p>
    <w:p w14:paraId="67047F58" w14:textId="79B986F9" w:rsidR="00CC6112" w:rsidRDefault="00CC6112" w:rsidP="00522A3C">
      <w:pPr>
        <w:pStyle w:val="ListParagraph"/>
        <w:numPr>
          <w:ilvl w:val="0"/>
          <w:numId w:val="23"/>
        </w:numPr>
        <w:jc w:val="both"/>
      </w:pPr>
      <w:r>
        <w:t>Decentralized VPN</w:t>
      </w:r>
      <w:r w:rsidR="00B2277F">
        <w:t xml:space="preserve"> (blockchain based</w:t>
      </w:r>
      <w:r w:rsidR="0091692B">
        <w:t xml:space="preserve"> support</w:t>
      </w:r>
      <w:r w:rsidR="00B2277F">
        <w:t>)</w:t>
      </w:r>
    </w:p>
    <w:p w14:paraId="0578C101" w14:textId="490F058B" w:rsidR="00A5528A" w:rsidRDefault="003B4B0E" w:rsidP="00522A3C">
      <w:pPr>
        <w:pStyle w:val="ListParagraph"/>
        <w:numPr>
          <w:ilvl w:val="0"/>
          <w:numId w:val="23"/>
        </w:numPr>
        <w:jc w:val="both"/>
      </w:pPr>
      <w:r w:rsidRPr="003B4B0E">
        <w:t>Encryption before actual data transmission</w:t>
      </w:r>
    </w:p>
    <w:p w14:paraId="009B76D8" w14:textId="6A5FB0DD" w:rsidR="003B4B0E" w:rsidRDefault="003B4B0E" w:rsidP="00522A3C">
      <w:pPr>
        <w:pStyle w:val="ListParagraph"/>
        <w:numPr>
          <w:ilvl w:val="0"/>
          <w:numId w:val="23"/>
        </w:numPr>
        <w:jc w:val="both"/>
      </w:pPr>
      <w:r w:rsidRPr="003B4B0E">
        <w:t>Client based or client-less (with specific software or just browser)</w:t>
      </w:r>
      <w:r w:rsidR="002A1A80">
        <w:rPr>
          <w:rStyle w:val="FootnoteReference"/>
        </w:rPr>
        <w:footnoteReference w:id="8"/>
      </w:r>
    </w:p>
    <w:p w14:paraId="7410FF80" w14:textId="06945B8C" w:rsidR="006D75D6" w:rsidRDefault="006D75D6" w:rsidP="00522A3C">
      <w:pPr>
        <w:pStyle w:val="ListParagraph"/>
        <w:numPr>
          <w:ilvl w:val="0"/>
          <w:numId w:val="23"/>
        </w:numPr>
        <w:jc w:val="both"/>
      </w:pPr>
      <w:r>
        <w:t>Data encryption of outbound interface</w:t>
      </w:r>
      <w:r w:rsidR="00690101">
        <w:t xml:space="preserve"> (not just the </w:t>
      </w:r>
      <w:r w:rsidR="00566CFF">
        <w:t>browsers</w:t>
      </w:r>
      <w:r w:rsidR="000C12F9">
        <w:t xml:space="preserve"> traffic</w:t>
      </w:r>
      <w:r w:rsidR="00690101">
        <w:t>)</w:t>
      </w:r>
    </w:p>
    <w:p w14:paraId="40336ACF" w14:textId="12FCA0ED" w:rsidR="003B4B0E" w:rsidRDefault="003B4B0E" w:rsidP="00522A3C">
      <w:pPr>
        <w:pStyle w:val="ListParagraph"/>
        <w:numPr>
          <w:ilvl w:val="0"/>
          <w:numId w:val="23"/>
        </w:numPr>
        <w:jc w:val="both"/>
      </w:pPr>
      <w:r w:rsidRPr="003B4B0E">
        <w:t>Auditing/Log information</w:t>
      </w:r>
    </w:p>
    <w:p w14:paraId="00B664C4" w14:textId="269F8F9C" w:rsidR="003B4B0E" w:rsidRDefault="003B4B0E" w:rsidP="00522A3C">
      <w:pPr>
        <w:pStyle w:val="ListParagraph"/>
        <w:numPr>
          <w:ilvl w:val="0"/>
          <w:numId w:val="23"/>
        </w:numPr>
        <w:jc w:val="both"/>
      </w:pPr>
      <w:r w:rsidRPr="003B4B0E">
        <w:t>Automatic Fail Over backup line</w:t>
      </w:r>
    </w:p>
    <w:p w14:paraId="525518AE" w14:textId="45EC497A" w:rsidR="003B4B0E" w:rsidRDefault="003B4B0E" w:rsidP="00522A3C">
      <w:pPr>
        <w:pStyle w:val="ListParagraph"/>
        <w:numPr>
          <w:ilvl w:val="0"/>
          <w:numId w:val="23"/>
        </w:numPr>
        <w:jc w:val="both"/>
      </w:pPr>
      <w:r w:rsidRPr="003B4B0E">
        <w:t xml:space="preserve">SSL </w:t>
      </w:r>
      <w:proofErr w:type="gramStart"/>
      <w:r w:rsidRPr="003B4B0E">
        <w:t>VPN’s</w:t>
      </w:r>
      <w:proofErr w:type="gramEnd"/>
      <w:r w:rsidRPr="003B4B0E">
        <w:t xml:space="preserve"> are better for disaster recovery/ business continuity as it allows for anywhere    anytime access to the corporate networks for authorized users.</w:t>
      </w:r>
    </w:p>
    <w:p w14:paraId="14CBA6DD" w14:textId="75112FC8" w:rsidR="003B4B0E" w:rsidRDefault="003B4B0E" w:rsidP="00522A3C">
      <w:pPr>
        <w:pStyle w:val="ListParagraph"/>
        <w:numPr>
          <w:ilvl w:val="0"/>
          <w:numId w:val="23"/>
        </w:numPr>
        <w:jc w:val="both"/>
      </w:pPr>
      <w:r w:rsidRPr="003B4B0E">
        <w:t>VPN is scalable and cost saving meaning can be extended to any branch/ individual user who has access to Internet via Internet Leased Lines/ Fixed Broadband/ Mobile Broadband etc. Usually preferred over leased line since leases are expensive, and as the distance between offices increases, the cost of leased line increase</w:t>
      </w:r>
    </w:p>
    <w:p w14:paraId="2F6307F7" w14:textId="43D64437" w:rsidR="003B4B0E" w:rsidRDefault="003B4B0E" w:rsidP="00522A3C">
      <w:pPr>
        <w:pStyle w:val="ListParagraph"/>
        <w:numPr>
          <w:ilvl w:val="0"/>
          <w:numId w:val="23"/>
        </w:numPr>
        <w:jc w:val="both"/>
      </w:pPr>
      <w:r w:rsidRPr="003B4B0E">
        <w:t>Saves time and expense for employees who commute from virtual workplaces</w:t>
      </w:r>
    </w:p>
    <w:p w14:paraId="0E03D5B7" w14:textId="4E8B646A" w:rsidR="003B4B0E" w:rsidRDefault="003B4B0E" w:rsidP="00522A3C">
      <w:pPr>
        <w:pStyle w:val="ListParagraph"/>
        <w:numPr>
          <w:ilvl w:val="0"/>
          <w:numId w:val="23"/>
        </w:numPr>
        <w:jc w:val="both"/>
      </w:pPr>
      <w:r w:rsidRPr="003B4B0E">
        <w:t>VPN helps to centralize all IT resources and allows for centralized administration of critical IT resources at Data Center’s in the head office</w:t>
      </w:r>
    </w:p>
    <w:p w14:paraId="549814D7" w14:textId="29CCE6DF" w:rsidR="003B4B0E" w:rsidRDefault="003B4B0E" w:rsidP="00522A3C">
      <w:pPr>
        <w:pStyle w:val="ListParagraph"/>
        <w:numPr>
          <w:ilvl w:val="0"/>
          <w:numId w:val="23"/>
        </w:numPr>
        <w:jc w:val="both"/>
      </w:pPr>
      <w:r w:rsidRPr="003B4B0E">
        <w:t>Provide extended connections across multiple geographic locations without using a leased line.</w:t>
      </w:r>
    </w:p>
    <w:p w14:paraId="34C1C42B" w14:textId="4806729A" w:rsidR="003B4B0E" w:rsidRDefault="003B4B0E" w:rsidP="00522A3C">
      <w:pPr>
        <w:pStyle w:val="ListParagraph"/>
        <w:numPr>
          <w:ilvl w:val="0"/>
          <w:numId w:val="23"/>
        </w:numPr>
        <w:jc w:val="both"/>
      </w:pPr>
      <w:r w:rsidRPr="003B4B0E">
        <w:t>Improving security mechanism of data using encryption techniques.</w:t>
      </w:r>
    </w:p>
    <w:p w14:paraId="3A676470" w14:textId="0716E827" w:rsidR="003B4B0E" w:rsidRDefault="003B4B0E" w:rsidP="00522A3C">
      <w:pPr>
        <w:pStyle w:val="ListParagraph"/>
        <w:numPr>
          <w:ilvl w:val="0"/>
          <w:numId w:val="23"/>
        </w:numPr>
        <w:jc w:val="both"/>
      </w:pPr>
      <w:r w:rsidRPr="003B4B0E">
        <w:lastRenderedPageBreak/>
        <w:t>Provides flexibility for remote/traveling offices and employees to use the business corporate resources in the intranet over an existing Internet connection as if they're directly connected to the network with a VPN client software access (with SSL VPN technologies, even the client software may not be required, just a standard browser).</w:t>
      </w:r>
    </w:p>
    <w:p w14:paraId="14D4D3DF" w14:textId="2991D18E" w:rsidR="003B4B0E" w:rsidRDefault="003B4B0E" w:rsidP="00522A3C">
      <w:pPr>
        <w:pStyle w:val="ListParagraph"/>
        <w:numPr>
          <w:ilvl w:val="0"/>
          <w:numId w:val="23"/>
        </w:numPr>
        <w:jc w:val="both"/>
      </w:pPr>
      <w:proofErr w:type="gramStart"/>
      <w:r w:rsidRPr="003B4B0E">
        <w:t>VPN’s</w:t>
      </w:r>
      <w:proofErr w:type="gramEnd"/>
      <w:r w:rsidRPr="003B4B0E">
        <w:t xml:space="preserve"> allow for selective access to vendors and partners via an external portal in order to increase their efficiency and get work done faster (extranet).</w:t>
      </w:r>
    </w:p>
    <w:p w14:paraId="5A20FE64" w14:textId="7B88E337" w:rsidR="007F4FBC" w:rsidRDefault="007F4FBC" w:rsidP="00522A3C">
      <w:pPr>
        <w:pStyle w:val="ListParagraph"/>
        <w:numPr>
          <w:ilvl w:val="0"/>
          <w:numId w:val="23"/>
        </w:numPr>
        <w:jc w:val="both"/>
      </w:pPr>
      <w:r>
        <w:t>Stop unwanted Data collection (e.g., tracking, ads).</w:t>
      </w:r>
    </w:p>
    <w:p w14:paraId="7C5D0A93" w14:textId="4582A280" w:rsidR="007F4FBC" w:rsidRDefault="007F4FBC" w:rsidP="00522A3C">
      <w:pPr>
        <w:pStyle w:val="ListParagraph"/>
        <w:numPr>
          <w:ilvl w:val="0"/>
          <w:numId w:val="23"/>
        </w:numPr>
        <w:jc w:val="both"/>
      </w:pPr>
      <w:r>
        <w:t xml:space="preserve">Unblock/bypass region restrictions </w:t>
      </w:r>
      <w:r w:rsidR="00FE4093">
        <w:t xml:space="preserve">for digital content </w:t>
      </w:r>
      <w:r>
        <w:t>(e.g., due to country policy)</w:t>
      </w:r>
    </w:p>
    <w:p w14:paraId="3FA0D048" w14:textId="704F935E" w:rsidR="000556DB" w:rsidRDefault="000556DB" w:rsidP="00522A3C">
      <w:pPr>
        <w:pStyle w:val="ListParagraph"/>
        <w:numPr>
          <w:ilvl w:val="0"/>
          <w:numId w:val="23"/>
        </w:numPr>
        <w:jc w:val="both"/>
      </w:pPr>
      <w:r>
        <w:t xml:space="preserve">VPN provider could send your traffic through Tor </w:t>
      </w:r>
      <w:r w:rsidR="00B93A62">
        <w:t xml:space="preserve">by </w:t>
      </w:r>
      <w:r w:rsidR="00C22539">
        <w:t xml:space="preserve">your </w:t>
      </w:r>
      <w:r w:rsidR="00B93A62">
        <w:t xml:space="preserve">demand </w:t>
      </w:r>
      <w:r>
        <w:t>even without you use any special Tor browser</w:t>
      </w:r>
    </w:p>
    <w:p w14:paraId="37D567C6" w14:textId="15E555ED" w:rsidR="00747496" w:rsidRPr="00A5528A" w:rsidRDefault="00747496" w:rsidP="00522A3C">
      <w:pPr>
        <w:pStyle w:val="ListParagraph"/>
        <w:numPr>
          <w:ilvl w:val="0"/>
          <w:numId w:val="23"/>
        </w:numPr>
        <w:jc w:val="both"/>
      </w:pPr>
      <w:r>
        <w:t>Possible End-to-end-encryption (E2EE)</w:t>
      </w:r>
      <w:r w:rsidR="008F1B5D">
        <w:rPr>
          <w:rStyle w:val="FootnoteReference"/>
        </w:rPr>
        <w:footnoteReference w:id="9"/>
      </w:r>
      <w:r w:rsidR="00416C34">
        <w:t xml:space="preserve"> e.g., plain text to ciphered text</w:t>
      </w:r>
    </w:p>
    <w:p w14:paraId="434B35F7" w14:textId="206F4A18" w:rsidR="00E54921" w:rsidRDefault="00E54921" w:rsidP="00E54921">
      <w:pPr>
        <w:pStyle w:val="Heading4"/>
      </w:pPr>
      <w:r>
        <w:t>Disadvantages</w:t>
      </w:r>
    </w:p>
    <w:p w14:paraId="1EB3856A" w14:textId="6EA9B7C1" w:rsidR="00AE068C" w:rsidRDefault="00AE068C" w:rsidP="00522A3C">
      <w:pPr>
        <w:ind w:left="1440"/>
        <w:jc w:val="both"/>
      </w:pPr>
      <w:r>
        <w:t>• VPN connection is slow.</w:t>
      </w:r>
    </w:p>
    <w:p w14:paraId="46514271" w14:textId="5EAD8F97" w:rsidR="00AE068C" w:rsidRDefault="00AE068C" w:rsidP="00522A3C">
      <w:pPr>
        <w:ind w:left="1440"/>
        <w:jc w:val="both"/>
      </w:pPr>
      <w:r>
        <w:t>• No Anonymization</w:t>
      </w:r>
      <w:r w:rsidR="0048244C">
        <w:t xml:space="preserve"> except if its </w:t>
      </w:r>
      <w:proofErr w:type="spellStart"/>
      <w:r w:rsidR="0048244C">
        <w:t>dVPN</w:t>
      </w:r>
      <w:proofErr w:type="spellEnd"/>
    </w:p>
    <w:p w14:paraId="48341CB3" w14:textId="6ACFAF7A" w:rsidR="00AE068C" w:rsidRDefault="00AE068C" w:rsidP="00522A3C">
      <w:pPr>
        <w:ind w:left="1440"/>
        <w:jc w:val="both"/>
      </w:pPr>
      <w:r>
        <w:t>• VPN connection stability is mainly in control of the internet scalability, factors outside an organization control.</w:t>
      </w:r>
    </w:p>
    <w:p w14:paraId="3C8BD3A8" w14:textId="3B7AE463" w:rsidR="007505B0" w:rsidRDefault="007505B0" w:rsidP="00522A3C">
      <w:pPr>
        <w:ind w:left="1440"/>
        <w:jc w:val="both"/>
      </w:pPr>
      <w:r>
        <w:t>• Differing VPN technology may not work together due to immature standards.</w:t>
      </w:r>
    </w:p>
    <w:p w14:paraId="3E94EAB2" w14:textId="2FD783C8" w:rsidR="00057CAD" w:rsidRPr="00E54921" w:rsidRDefault="007505B0" w:rsidP="00522A3C">
      <w:pPr>
        <w:ind w:left="1440"/>
        <w:jc w:val="both"/>
      </w:pPr>
      <w:r>
        <w:t>• Because the connection travels over public lines, a strong understanding of network security issues and proper precautions before VPN deployment are necessary.</w:t>
      </w:r>
    </w:p>
    <w:p w14:paraId="4FC34F82" w14:textId="42534AE5" w:rsidR="00B83A92" w:rsidRDefault="00B83A92" w:rsidP="00B83A92">
      <w:pPr>
        <w:pStyle w:val="Heading4"/>
      </w:pPr>
      <w:r>
        <w:t>Types</w:t>
      </w:r>
    </w:p>
    <w:p w14:paraId="1EC7604F" w14:textId="34122FC1" w:rsidR="00611C88" w:rsidRDefault="00611C88" w:rsidP="00522A3C">
      <w:pPr>
        <w:pStyle w:val="ListParagraph"/>
        <w:numPr>
          <w:ilvl w:val="0"/>
          <w:numId w:val="11"/>
        </w:numPr>
        <w:jc w:val="both"/>
      </w:pPr>
      <w:r>
        <w:t>Remote Access VPN</w:t>
      </w:r>
      <w:r w:rsidR="003169F6">
        <w:t xml:space="preserve"> (for end-users</w:t>
      </w:r>
      <w:r w:rsidR="00017560">
        <w:t xml:space="preserve"> e.g., host-to-server/network/site</w:t>
      </w:r>
      <w:r w:rsidR="003169F6">
        <w:t>)</w:t>
      </w:r>
    </w:p>
    <w:p w14:paraId="70E219BF" w14:textId="32C4F5D7" w:rsidR="00611C88" w:rsidRDefault="00611C88" w:rsidP="00522A3C">
      <w:pPr>
        <w:pStyle w:val="ListParagraph"/>
        <w:numPr>
          <w:ilvl w:val="1"/>
          <w:numId w:val="11"/>
        </w:numPr>
        <w:jc w:val="both"/>
      </w:pPr>
      <w:r>
        <w:t>Layer 2 VPN</w:t>
      </w:r>
    </w:p>
    <w:p w14:paraId="4918120C" w14:textId="6CDD749D" w:rsidR="00611C88" w:rsidRDefault="00611C88" w:rsidP="00522A3C">
      <w:pPr>
        <w:pStyle w:val="ListParagraph"/>
        <w:numPr>
          <w:ilvl w:val="1"/>
          <w:numId w:val="11"/>
        </w:numPr>
        <w:jc w:val="both"/>
      </w:pPr>
      <w:r>
        <w:t>Layer 3 VPN</w:t>
      </w:r>
    </w:p>
    <w:p w14:paraId="06CF9C1B" w14:textId="0789BB9C" w:rsidR="00DD29EC" w:rsidRDefault="00DD29EC" w:rsidP="00522A3C">
      <w:pPr>
        <w:pStyle w:val="ListParagraph"/>
        <w:numPr>
          <w:ilvl w:val="1"/>
          <w:numId w:val="11"/>
        </w:numPr>
        <w:jc w:val="both"/>
      </w:pPr>
      <w:r>
        <w:t>Layer 4 VPN</w:t>
      </w:r>
    </w:p>
    <w:p w14:paraId="57031123" w14:textId="71A93C0E" w:rsidR="00611C88" w:rsidRDefault="00611C88" w:rsidP="00522A3C">
      <w:pPr>
        <w:pStyle w:val="ListParagraph"/>
        <w:numPr>
          <w:ilvl w:val="0"/>
          <w:numId w:val="11"/>
        </w:numPr>
        <w:jc w:val="both"/>
      </w:pPr>
      <w:r>
        <w:t>Site-to-Site VPN (</w:t>
      </w:r>
      <w:r w:rsidR="003169F6">
        <w:t>for business</w:t>
      </w:r>
      <w:r w:rsidR="00125A4F">
        <w:t>es</w:t>
      </w:r>
      <w:r w:rsidR="003169F6">
        <w:t xml:space="preserve">, </w:t>
      </w:r>
      <w:r>
        <w:t>router-to-router/network-to-network)</w:t>
      </w:r>
    </w:p>
    <w:p w14:paraId="3771E8BA" w14:textId="1105D3A7" w:rsidR="005315BF" w:rsidRDefault="005315BF" w:rsidP="00522A3C">
      <w:pPr>
        <w:pStyle w:val="ListParagraph"/>
        <w:numPr>
          <w:ilvl w:val="1"/>
          <w:numId w:val="11"/>
        </w:numPr>
        <w:jc w:val="both"/>
      </w:pPr>
      <w:r>
        <w:t>L2 VPN</w:t>
      </w:r>
    </w:p>
    <w:p w14:paraId="27956BDC" w14:textId="70896328" w:rsidR="005315BF" w:rsidRDefault="005315BF" w:rsidP="00522A3C">
      <w:pPr>
        <w:pStyle w:val="ListParagraph"/>
        <w:numPr>
          <w:ilvl w:val="1"/>
          <w:numId w:val="11"/>
        </w:numPr>
        <w:jc w:val="both"/>
      </w:pPr>
      <w:r>
        <w:t>L3 VPN</w:t>
      </w:r>
    </w:p>
    <w:p w14:paraId="61ADE21A" w14:textId="5616C19A" w:rsidR="00D215BC" w:rsidRDefault="00D215BC" w:rsidP="00D215BC">
      <w:pPr>
        <w:pStyle w:val="Heading4"/>
      </w:pPr>
      <w:r>
        <w:t>Usability</w:t>
      </w:r>
      <w:r w:rsidR="00200373">
        <w:t xml:space="preserve"> &amp; Terminology</w:t>
      </w:r>
    </w:p>
    <w:p w14:paraId="716AF5B4" w14:textId="30AE05E6" w:rsidR="00CE6D5E" w:rsidRPr="00C84BC7" w:rsidRDefault="00CA1669"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Tunnel:</w:t>
      </w:r>
      <w:r>
        <w:rPr>
          <w:rFonts w:asciiTheme="minorHAnsi" w:eastAsiaTheme="minorHAnsi" w:hAnsiTheme="minorHAnsi" w:cstheme="minorBidi"/>
          <w:sz w:val="22"/>
          <w:szCs w:val="22"/>
        </w:rPr>
        <w:t xml:space="preserve"> Tunneling or encapsulation is a technique of packaging one network packet insider another.</w:t>
      </w:r>
      <w:r w:rsidR="00940BBA">
        <w:rPr>
          <w:rFonts w:asciiTheme="minorHAnsi" w:eastAsiaTheme="minorHAnsi" w:hAnsiTheme="minorHAnsi" w:cstheme="minorBidi"/>
          <w:sz w:val="22"/>
          <w:szCs w:val="22"/>
        </w:rPr>
        <w:t xml:space="preserve"> The encapsulated packed is called the tunneled packet and the outer, is called the transport packet. An outer IP header is added to the original header and between the two of these headers is the security information specific to the tunnel. The outer header include</w:t>
      </w:r>
      <w:r w:rsidR="004D0DAC">
        <w:rPr>
          <w:rFonts w:asciiTheme="minorHAnsi" w:eastAsiaTheme="minorHAnsi" w:hAnsiTheme="minorHAnsi" w:cstheme="minorBidi"/>
          <w:sz w:val="22"/>
          <w:szCs w:val="22"/>
        </w:rPr>
        <w:t>s</w:t>
      </w:r>
      <w:r w:rsidR="00940BBA">
        <w:rPr>
          <w:rFonts w:asciiTheme="minorHAnsi" w:eastAsiaTheme="minorHAnsi" w:hAnsiTheme="minorHAnsi" w:cstheme="minorBidi"/>
          <w:sz w:val="22"/>
          <w:szCs w:val="22"/>
        </w:rPr>
        <w:t xml:space="preserve"> the source and the destination nodes/end-points of the tunnel while the inner header </w:t>
      </w:r>
      <w:r w:rsidR="00940BBA" w:rsidRPr="00940BBA">
        <w:rPr>
          <w:rFonts w:asciiTheme="minorHAnsi" w:eastAsiaTheme="minorHAnsi" w:hAnsiTheme="minorHAnsi" w:cstheme="minorBidi"/>
          <w:sz w:val="22"/>
          <w:szCs w:val="22"/>
        </w:rPr>
        <w:t xml:space="preserve">identifies </w:t>
      </w:r>
      <w:r w:rsidR="00940BBA">
        <w:rPr>
          <w:rFonts w:asciiTheme="minorHAnsi" w:eastAsiaTheme="minorHAnsi" w:hAnsiTheme="minorHAnsi" w:cstheme="minorBidi"/>
          <w:sz w:val="22"/>
          <w:szCs w:val="22"/>
        </w:rPr>
        <w:t>the original sender and the recipient of the packet</w:t>
      </w:r>
      <w:r w:rsidR="00B86C6A">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959921760"/>
          <w:citation/>
        </w:sdtPr>
        <w:sdtEndPr/>
        <w:sdtContent>
          <w:r w:rsidR="00B86C6A">
            <w:rPr>
              <w:rFonts w:asciiTheme="minorHAnsi" w:eastAsiaTheme="minorHAnsi" w:hAnsiTheme="minorHAnsi" w:cstheme="minorBidi"/>
              <w:sz w:val="22"/>
              <w:szCs w:val="22"/>
            </w:rPr>
            <w:fldChar w:fldCharType="begin"/>
          </w:r>
          <w:r w:rsidR="00B86C6A">
            <w:rPr>
              <w:rFonts w:asciiTheme="minorHAnsi" w:eastAsiaTheme="minorHAnsi" w:hAnsiTheme="minorHAnsi" w:cstheme="minorBidi"/>
              <w:sz w:val="22"/>
              <w:szCs w:val="22"/>
            </w:rPr>
            <w:instrText xml:space="preserve"> CITATION Vir21 \l 1033 </w:instrText>
          </w:r>
          <w:r w:rsidR="00B86C6A">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[35]</w:t>
          </w:r>
          <w:r w:rsidR="00B86C6A">
            <w:rPr>
              <w:rFonts w:asciiTheme="minorHAnsi" w:eastAsiaTheme="minorHAnsi" w:hAnsiTheme="minorHAnsi" w:cstheme="minorBidi"/>
              <w:sz w:val="22"/>
              <w:szCs w:val="22"/>
            </w:rPr>
            <w:fldChar w:fldCharType="end"/>
          </w:r>
        </w:sdtContent>
      </w:sdt>
      <w:r w:rsidR="00940BBA">
        <w:rPr>
          <w:rFonts w:asciiTheme="minorHAnsi" w:eastAsiaTheme="minorHAnsi" w:hAnsiTheme="minorHAnsi" w:cstheme="minorBidi"/>
          <w:sz w:val="22"/>
          <w:szCs w:val="22"/>
        </w:rPr>
        <w:t>.</w:t>
      </w:r>
    </w:p>
    <w:p w14:paraId="732F4626" w14:textId="7AC7EFC2" w:rsidR="00670B88" w:rsidRDefault="00A86DAF" w:rsidP="00522A3C">
      <w:pPr>
        <w:pStyle w:val="ListParagraph"/>
        <w:numPr>
          <w:ilvl w:val="0"/>
          <w:numId w:val="13"/>
        </w:numPr>
        <w:jc w:val="both"/>
      </w:pPr>
      <w:r>
        <w:rPr>
          <w:b/>
          <w:bCs/>
        </w:rPr>
        <w:lastRenderedPageBreak/>
        <w:t>Client-to-site/</w:t>
      </w:r>
      <w:r w:rsidR="00670B88" w:rsidRPr="00200373">
        <w:rPr>
          <w:b/>
          <w:bCs/>
        </w:rPr>
        <w:t>Remote access</w:t>
      </w:r>
      <w:r>
        <w:rPr>
          <w:b/>
          <w:bCs/>
        </w:rPr>
        <w:t>/user</w:t>
      </w:r>
      <w:r w:rsidR="002A56BF" w:rsidRPr="00200373">
        <w:rPr>
          <w:b/>
          <w:bCs/>
        </w:rPr>
        <w:t>:</w:t>
      </w:r>
      <w:r w:rsidR="002A56BF">
        <w:t xml:space="preserve"> </w:t>
      </w:r>
      <w:r w:rsidR="00670B88" w:rsidRPr="00670B88">
        <w:t xml:space="preserve"> VPN allows a user to connect to a private network and access its services and resources remotely. The connection between the user and the private network happens through the Internet and the connection is secure and private</w:t>
      </w:r>
      <w:r w:rsidR="00670B88">
        <w:t xml:space="preserve">. It is </w:t>
      </w:r>
      <w:r w:rsidR="00B21A18">
        <w:t>useful</w:t>
      </w:r>
      <w:r w:rsidR="00670B88">
        <w:t xml:space="preserve"> for business users as well as home users.</w:t>
      </w:r>
    </w:p>
    <w:p w14:paraId="30CABE3E" w14:textId="56C37C3B" w:rsidR="00670B88" w:rsidRDefault="00670B88" w:rsidP="00522A3C">
      <w:pPr>
        <w:ind w:left="2160"/>
        <w:jc w:val="both"/>
      </w:pPr>
      <w:r>
        <w:t xml:space="preserve">Home users, or private </w:t>
      </w:r>
      <w:r w:rsidRPr="00670B88">
        <w:t xml:space="preserve">users of VPN, primarily use VPN services to bypass regional restrictions on the Internet and access blocked websites. </w:t>
      </w:r>
      <w:r w:rsidR="00AA2639" w:rsidRPr="00670B88">
        <w:t>Users’</w:t>
      </w:r>
      <w:r w:rsidRPr="00670B88">
        <w:t xml:space="preserve"> conscious of Internet security also </w:t>
      </w:r>
      <w:proofErr w:type="gramStart"/>
      <w:r w:rsidRPr="00670B88">
        <w:t>use</w:t>
      </w:r>
      <w:proofErr w:type="gramEnd"/>
      <w:r w:rsidRPr="00670B88">
        <w:t xml:space="preserve"> VPN services to enhance their Internet security and privacy.</w:t>
      </w:r>
    </w:p>
    <w:p w14:paraId="0B6C2E38" w14:textId="7DF423A0" w:rsidR="002A56BF" w:rsidRDefault="00670B88" w:rsidP="00522A3C">
      <w:pPr>
        <w:ind w:left="2160"/>
        <w:jc w:val="both"/>
      </w:pPr>
      <w:r>
        <w:t xml:space="preserve">For </w:t>
      </w:r>
      <w:r w:rsidR="00AA2639">
        <w:t>example,</w:t>
      </w:r>
      <w:r>
        <w:t xml:space="preserve"> a </w:t>
      </w:r>
      <w:r w:rsidR="00AA2639">
        <w:t>corporate</w:t>
      </w:r>
      <w:r>
        <w:t xml:space="preserve"> </w:t>
      </w:r>
      <w:r w:rsidRPr="00670B88">
        <w:t>employee, while traveling, uses a VPN to connect to his/her company’s private network and remotely access files and resources on the private network</w:t>
      </w:r>
      <w:r w:rsidR="00441079">
        <w:t xml:space="preserve"> </w:t>
      </w:r>
      <w:sdt>
        <w:sdtPr>
          <w:id w:val="1732034505"/>
          <w:citation/>
        </w:sdtPr>
        <w:sdtEndPr/>
        <w:sdtContent>
          <w:r w:rsidR="00441079">
            <w:fldChar w:fldCharType="begin"/>
          </w:r>
          <w:r w:rsidR="00441079">
            <w:instrText xml:space="preserve"> CITATION Typ21 \l 1033 </w:instrText>
          </w:r>
          <w:r w:rsidR="00441079">
            <w:fldChar w:fldCharType="separate"/>
          </w:r>
          <w:r w:rsidR="00457D0D" w:rsidRPr="00457D0D">
            <w:rPr>
              <w:noProof/>
            </w:rPr>
            <w:t>[27]</w:t>
          </w:r>
          <w:r w:rsidR="00441079">
            <w:fldChar w:fldCharType="end"/>
          </w:r>
        </w:sdtContent>
      </w:sdt>
      <w:r w:rsidRPr="00670B88">
        <w:t>.</w:t>
      </w:r>
    </w:p>
    <w:p w14:paraId="0ED75E6B" w14:textId="6586FAB0" w:rsidR="002A56BF" w:rsidRPr="002A56BF" w:rsidRDefault="002A56BF"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54403C">
        <w:rPr>
          <w:rFonts w:asciiTheme="minorHAnsi" w:eastAsiaTheme="minorHAnsi" w:hAnsiTheme="minorHAnsi" w:cstheme="minorBidi"/>
          <w:b/>
          <w:bCs/>
          <w:sz w:val="22"/>
          <w:szCs w:val="22"/>
        </w:rPr>
        <w:t>Site-to-Site</w:t>
      </w:r>
      <w:r w:rsidR="0054403C">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 xml:space="preserve"> VPN is also called as Router-to-Router VPN and is mostly used in the corporates. Companies, with offices in different geographical locations</w:t>
      </w:r>
      <w:r w:rsidR="000774B6">
        <w:rPr>
          <w:rFonts w:asciiTheme="minorHAnsi" w:eastAsiaTheme="minorHAnsi" w:hAnsiTheme="minorHAnsi" w:cstheme="minorBidi"/>
          <w:sz w:val="22"/>
          <w:szCs w:val="22"/>
        </w:rPr>
        <w:t xml:space="preserve"> </w:t>
      </w:r>
      <w:r w:rsidR="00E2683F">
        <w:rPr>
          <w:rFonts w:asciiTheme="minorHAnsi" w:eastAsiaTheme="minorHAnsi" w:hAnsiTheme="minorHAnsi" w:cstheme="minorBidi"/>
          <w:sz w:val="22"/>
          <w:szCs w:val="22"/>
        </w:rPr>
        <w:t xml:space="preserve">above a Wide Area Network (WAN) link </w:t>
      </w:r>
      <w:r w:rsidR="000774B6">
        <w:rPr>
          <w:rFonts w:asciiTheme="minorHAnsi" w:eastAsiaTheme="minorHAnsi" w:hAnsiTheme="minorHAnsi" w:cstheme="minorBidi"/>
          <w:sz w:val="22"/>
          <w:szCs w:val="22"/>
        </w:rPr>
        <w:t xml:space="preserve">and they </w:t>
      </w:r>
      <w:r w:rsidRPr="002A56BF">
        <w:rPr>
          <w:rFonts w:asciiTheme="minorHAnsi" w:eastAsiaTheme="minorHAnsi" w:hAnsiTheme="minorHAnsi" w:cstheme="minorBidi"/>
          <w:sz w:val="22"/>
          <w:szCs w:val="22"/>
        </w:rPr>
        <w:t>use Site-to-site VPN to connect the network of one office location to the network at another office location. When multiple offices of the same company are connected using Site-to-Site VPN type, it is called as Intranet based VPN. When companies use Site-to-site VPN type to connect to the office of another company, it is called as Extranet based VPN. Basically, Site-to-site VPN create a virtual bridge between the networks at geographically distant offices and connect them through the Internet and maintain a secure and private communication between the networks.</w:t>
      </w:r>
    </w:p>
    <w:p w14:paraId="774DDA54" w14:textId="2C4A1CE1" w:rsidR="002A56BF" w:rsidRDefault="002A56BF" w:rsidP="00522A3C">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rPr>
      </w:pPr>
      <w:r w:rsidRPr="002A56BF">
        <w:rPr>
          <w:rFonts w:asciiTheme="minorHAnsi" w:eastAsiaTheme="minorHAnsi" w:hAnsiTheme="minorHAnsi" w:cstheme="minorBidi"/>
          <w:sz w:val="22"/>
          <w:szCs w:val="22"/>
        </w:rPr>
        <w:t>Since Site-to-site VPN is based on Router-to-Router communication, in this VPN type one router acts as a VPN Client and another router as a VPN Server. The communication between the two routers starts only after an authentication is validated between the two</w:t>
      </w:r>
      <w:r w:rsidR="00441079">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Pr>
              <w:rFonts w:asciiTheme="minorHAnsi" w:eastAsiaTheme="minorHAnsi" w:hAnsiTheme="minorHAnsi" w:cstheme="minorBidi"/>
              <w:sz w:val="22"/>
              <w:szCs w:val="22"/>
            </w:rPr>
            <w:instrText xml:space="preserve"> CITATION Typ21 \l 1033 </w:instrText>
          </w:r>
          <w:r w:rsidR="0044107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Pr>
              <w:rFonts w:asciiTheme="minorHAnsi" w:eastAsiaTheme="minorHAnsi" w:hAnsiTheme="minorHAnsi" w:cstheme="minorBidi"/>
              <w:sz w:val="22"/>
              <w:szCs w:val="22"/>
            </w:rPr>
            <w:instrText xml:space="preserve"> CITATION Cis213 \l 1033 </w:instrText>
          </w:r>
          <w:r w:rsidR="001E40AC">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[36]</w:t>
          </w:r>
          <w:r w:rsidR="001E40AC">
            <w:rPr>
              <w:rFonts w:asciiTheme="minorHAnsi" w:eastAsiaTheme="minorHAnsi" w:hAnsiTheme="minorHAnsi" w:cstheme="minorBidi"/>
              <w:sz w:val="22"/>
              <w:szCs w:val="22"/>
            </w:rPr>
            <w:fldChar w:fldCharType="end"/>
          </w:r>
        </w:sdtContent>
      </w:sdt>
      <w:r w:rsidRPr="002A56BF">
        <w:rPr>
          <w:rFonts w:asciiTheme="minorHAnsi" w:eastAsiaTheme="minorHAnsi" w:hAnsiTheme="minorHAnsi" w:cstheme="minorBidi"/>
          <w:sz w:val="22"/>
          <w:szCs w:val="22"/>
        </w:rPr>
        <w:t>.</w:t>
      </w:r>
    </w:p>
    <w:p w14:paraId="7AC27A69" w14:textId="17950E71" w:rsidR="00A518E6" w:rsidRDefault="00A518E6"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A518E6">
        <w:rPr>
          <w:rFonts w:asciiTheme="minorHAnsi" w:eastAsiaTheme="minorHAnsi" w:hAnsiTheme="minorHAnsi" w:cstheme="minorBidi"/>
          <w:b/>
          <w:bCs/>
          <w:sz w:val="22"/>
          <w:szCs w:val="22"/>
        </w:rPr>
        <w:t>Layer 4 VPN</w:t>
      </w:r>
      <w:r w:rsidR="00976978">
        <w:rPr>
          <w:rFonts w:asciiTheme="minorHAnsi" w:eastAsiaTheme="minorHAnsi" w:hAnsiTheme="minorHAnsi" w:cstheme="minorBidi"/>
          <w:b/>
          <w:bCs/>
          <w:sz w:val="22"/>
          <w:szCs w:val="22"/>
        </w:rPr>
        <w:t xml:space="preserve"> (network independent)</w:t>
      </w:r>
      <w:r w:rsidRPr="00A518E6">
        <w:rPr>
          <w:rFonts w:asciiTheme="minorHAnsi" w:eastAsiaTheme="minorHAnsi" w:hAnsiTheme="minorHAnsi" w:cstheme="minorBidi"/>
          <w:b/>
          <w:bCs/>
          <w:sz w:val="22"/>
          <w:szCs w:val="22"/>
        </w:rPr>
        <w:t>:</w:t>
      </w:r>
      <w:r>
        <w:rPr>
          <w:rFonts w:asciiTheme="minorHAnsi" w:eastAsiaTheme="minorHAnsi" w:hAnsiTheme="minorHAnsi" w:cstheme="minorBidi"/>
          <w:sz w:val="22"/>
          <w:szCs w:val="22"/>
        </w:rPr>
        <w:t xml:space="preserve"> Suitable for roaming with mobile devices</w:t>
      </w:r>
      <w:r w:rsidR="00E9343D">
        <w:rPr>
          <w:rFonts w:asciiTheme="minorHAnsi" w:eastAsiaTheme="minorHAnsi" w:hAnsiTheme="minorHAnsi" w:cstheme="minorBidi"/>
          <w:sz w:val="22"/>
          <w:szCs w:val="22"/>
        </w:rPr>
        <w:t xml:space="preserve"> (we are not referring to ISP</w:t>
      </w:r>
      <w:r w:rsidR="00397159">
        <w:rPr>
          <w:rFonts w:asciiTheme="minorHAnsi" w:eastAsiaTheme="minorHAnsi" w:hAnsiTheme="minorHAnsi" w:cstheme="minorBidi"/>
          <w:sz w:val="22"/>
          <w:szCs w:val="22"/>
        </w:rPr>
        <w:t>’s</w:t>
      </w:r>
      <w:r w:rsidR="00E9343D">
        <w:rPr>
          <w:rFonts w:asciiTheme="minorHAnsi" w:eastAsiaTheme="minorHAnsi" w:hAnsiTheme="minorHAnsi" w:cstheme="minorBidi"/>
          <w:sz w:val="22"/>
          <w:szCs w:val="22"/>
        </w:rPr>
        <w:t xml:space="preserve"> mobile network perspective)</w:t>
      </w:r>
      <w:r>
        <w:rPr>
          <w:rFonts w:asciiTheme="minorHAnsi" w:eastAsiaTheme="minorHAnsi" w:hAnsiTheme="minorHAnsi" w:cstheme="minorBidi"/>
          <w:sz w:val="22"/>
          <w:szCs w:val="22"/>
        </w:rPr>
        <w:t>.</w:t>
      </w:r>
      <w:r w:rsidRPr="00A518E6">
        <w:rPr>
          <w:rFonts w:asciiTheme="minorHAnsi" w:eastAsiaTheme="minorHAnsi" w:hAnsiTheme="minorHAnsi" w:cstheme="minorBidi"/>
          <w:sz w:val="22"/>
          <w:szCs w:val="22"/>
        </w:rPr>
        <w:t xml:space="preserve"> A Layer 4 VPN is network-independent as it sits above the</w:t>
      </w:r>
      <w:r w:rsidR="000B6601">
        <w:rPr>
          <w:rFonts w:asciiTheme="minorHAnsi" w:eastAsiaTheme="minorHAnsi" w:hAnsiTheme="minorHAnsi" w:cstheme="minorBidi"/>
          <w:sz w:val="22"/>
          <w:szCs w:val="22"/>
        </w:rPr>
        <w:t xml:space="preserve"> </w:t>
      </w:r>
      <w:r w:rsidRPr="00A518E6">
        <w:rPr>
          <w:rFonts w:asciiTheme="minorHAnsi" w:eastAsiaTheme="minorHAnsi" w:hAnsiTheme="minorHAnsi" w:cstheme="minorBidi"/>
          <w:sz w:val="22"/>
          <w:szCs w:val="22"/>
        </w:rPr>
        <w:t>network layer</w:t>
      </w:r>
      <w:r w:rsidR="00253F57">
        <w:rPr>
          <w:rFonts w:asciiTheme="minorHAnsi" w:eastAsiaTheme="minorHAnsi" w:hAnsiTheme="minorHAnsi" w:cstheme="minorBidi"/>
          <w:sz w:val="22"/>
          <w:szCs w:val="22"/>
        </w:rPr>
        <w:t xml:space="preserve"> 3</w:t>
      </w:r>
      <w:r w:rsidRPr="00A518E6">
        <w:rPr>
          <w:rFonts w:asciiTheme="minorHAnsi" w:eastAsiaTheme="minorHAnsi" w:hAnsiTheme="minorHAnsi" w:cstheme="minorBidi"/>
          <w:sz w:val="22"/>
          <w:szCs w:val="22"/>
        </w:rPr>
        <w:t>. The session stays open regardless of whether or not the client switches between networks, maintaining a continuous connection for both the user and the application. Since there are no specific requirements for network infrastructure equipment, a Layer 4 VPN is thus more reliable and robust</w:t>
      </w:r>
      <w:r w:rsidR="008338D1">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49628924"/>
          <w:citation/>
        </w:sdtPr>
        <w:sdtEndPr/>
        <w:sdtContent>
          <w:r w:rsidR="008338D1">
            <w:rPr>
              <w:rFonts w:asciiTheme="minorHAnsi" w:eastAsiaTheme="minorHAnsi" w:hAnsiTheme="minorHAnsi" w:cstheme="minorBidi"/>
              <w:sz w:val="22"/>
              <w:szCs w:val="22"/>
            </w:rPr>
            <w:fldChar w:fldCharType="begin"/>
          </w:r>
          <w:r w:rsidR="008338D1">
            <w:rPr>
              <w:rFonts w:asciiTheme="minorHAnsi" w:eastAsiaTheme="minorHAnsi" w:hAnsiTheme="minorHAnsi" w:cstheme="minorBidi"/>
              <w:sz w:val="22"/>
              <w:szCs w:val="22"/>
            </w:rPr>
            <w:instrText xml:space="preserve"> CITATION Sec21 \l 1033 </w:instrText>
          </w:r>
          <w:r w:rsidR="008338D1">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[37]</w:t>
          </w:r>
          <w:r w:rsidR="008338D1">
            <w:rPr>
              <w:rFonts w:asciiTheme="minorHAnsi" w:eastAsiaTheme="minorHAnsi" w:hAnsiTheme="minorHAnsi" w:cstheme="minorBidi"/>
              <w:sz w:val="22"/>
              <w:szCs w:val="22"/>
            </w:rPr>
            <w:fldChar w:fldCharType="end"/>
          </w:r>
        </w:sdtContent>
      </w:sdt>
      <w:r w:rsidRPr="00A518E6">
        <w:rPr>
          <w:rFonts w:asciiTheme="minorHAnsi" w:eastAsiaTheme="minorHAnsi" w:hAnsiTheme="minorHAnsi" w:cstheme="minorBidi"/>
          <w:sz w:val="22"/>
          <w:szCs w:val="22"/>
        </w:rPr>
        <w:t>.</w:t>
      </w:r>
    </w:p>
    <w:p w14:paraId="789678C2" w14:textId="42B7F4DB" w:rsidR="001C601C" w:rsidRPr="001C601C"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3 VPN</w:t>
      </w:r>
      <w:r w:rsidR="00E8238C">
        <w:rPr>
          <w:rFonts w:asciiTheme="minorHAnsi" w:eastAsiaTheme="minorHAnsi" w:hAnsiTheme="minorHAnsi" w:cstheme="minorBidi"/>
          <w:b/>
          <w:bCs/>
          <w:sz w:val="22"/>
          <w:szCs w:val="22"/>
        </w:rPr>
        <w:t xml:space="preserve"> (TUN)</w:t>
      </w:r>
      <w:r w:rsidR="002B3074">
        <w:rPr>
          <w:rStyle w:val="FootnoteReference"/>
          <w:rFonts w:asciiTheme="minorHAnsi" w:eastAsiaTheme="minorHAnsi" w:hAnsiTheme="minorHAnsi" w:cstheme="minorBidi"/>
          <w:b/>
          <w:bCs/>
          <w:sz w:val="22"/>
          <w:szCs w:val="22"/>
        </w:rPr>
        <w:footnoteReference w:id="10"/>
      </w:r>
      <w:r w:rsidRPr="004B63FD">
        <w:rPr>
          <w:rFonts w:asciiTheme="minorHAnsi" w:eastAsiaTheme="minorHAnsi" w:hAnsiTheme="minorHAnsi" w:cstheme="minorBidi"/>
          <w:b/>
          <w:bCs/>
          <w:sz w:val="22"/>
          <w:szCs w:val="22"/>
        </w:rPr>
        <w:t>:</w:t>
      </w:r>
      <w:r w:rsidR="001C601C">
        <w:rPr>
          <w:rFonts w:asciiTheme="minorHAnsi" w:eastAsiaTheme="minorHAnsi" w:hAnsiTheme="minorHAnsi" w:cstheme="minorBidi"/>
          <w:b/>
          <w:bCs/>
          <w:sz w:val="22"/>
          <w:szCs w:val="22"/>
        </w:rPr>
        <w:t xml:space="preserve"> </w:t>
      </w:r>
      <w:r w:rsidR="001C601C">
        <w:rPr>
          <w:rFonts w:asciiTheme="minorHAnsi" w:eastAsiaTheme="minorHAnsi" w:hAnsiTheme="minorHAnsi" w:cstheme="minorBidi"/>
          <w:sz w:val="22"/>
          <w:szCs w:val="22"/>
        </w:rPr>
        <w:t xml:space="preserve">General idea is an interface that belongs to </w:t>
      </w:r>
      <w:r w:rsidR="00266995">
        <w:rPr>
          <w:rFonts w:asciiTheme="minorHAnsi" w:eastAsiaTheme="minorHAnsi" w:hAnsiTheme="minorHAnsi" w:cstheme="minorBidi"/>
          <w:sz w:val="22"/>
          <w:szCs w:val="22"/>
        </w:rPr>
        <w:t xml:space="preserve">at least </w:t>
      </w:r>
      <w:r w:rsidR="001C601C">
        <w:rPr>
          <w:rFonts w:asciiTheme="minorHAnsi" w:eastAsiaTheme="minorHAnsi" w:hAnsiTheme="minorHAnsi" w:cstheme="minorBidi"/>
          <w:sz w:val="22"/>
          <w:szCs w:val="22"/>
        </w:rPr>
        <w:t>L3 Device</w:t>
      </w:r>
      <w:r w:rsidR="00266995">
        <w:rPr>
          <w:rFonts w:asciiTheme="minorHAnsi" w:eastAsiaTheme="minorHAnsi" w:hAnsiTheme="minorHAnsi" w:cstheme="minorBidi"/>
          <w:sz w:val="22"/>
          <w:szCs w:val="22"/>
        </w:rPr>
        <w:t>-</w:t>
      </w:r>
      <w:r w:rsidR="001C601C">
        <w:rPr>
          <w:rFonts w:asciiTheme="minorHAnsi" w:eastAsiaTheme="minorHAnsi" w:hAnsiTheme="minorHAnsi" w:cstheme="minorBidi"/>
          <w:sz w:val="22"/>
          <w:szCs w:val="22"/>
        </w:rPr>
        <w:t>ability does Routing with the remote connected broadcast domain with a secure tunnel between them you get different IP range addresses</w:t>
      </w:r>
      <w:r w:rsidR="00EC774B">
        <w:rPr>
          <w:rFonts w:asciiTheme="minorHAnsi" w:eastAsiaTheme="minorHAnsi" w:hAnsiTheme="minorHAnsi" w:cstheme="minorBidi"/>
          <w:sz w:val="22"/>
          <w:szCs w:val="22"/>
        </w:rPr>
        <w:t xml:space="preserve"> in a different subnet</w:t>
      </w:r>
      <w:r w:rsidR="001C601C">
        <w:rPr>
          <w:rFonts w:asciiTheme="minorHAnsi" w:eastAsiaTheme="minorHAnsi" w:hAnsiTheme="minorHAnsi" w:cstheme="minorBidi"/>
          <w:sz w:val="22"/>
          <w:szCs w:val="22"/>
        </w:rPr>
        <w:t>. This has lower traffic overhead since broadcast packet will not pass at least by default (it depends how the technology of Layer 3 VPN is implemented on code)</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74357459"/>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686555929"/>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1C601C">
        <w:rPr>
          <w:rFonts w:asciiTheme="minorHAnsi" w:eastAsiaTheme="minorHAnsi" w:hAnsiTheme="minorHAnsi" w:cstheme="minorBidi"/>
          <w:sz w:val="22"/>
          <w:szCs w:val="22"/>
        </w:rPr>
        <w:t>.</w:t>
      </w:r>
      <w:r w:rsidR="00B5289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A75D21">
        <w:t xml:space="preserve">Figure </w:t>
      </w:r>
      <w:r w:rsidR="00A75D21">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0CC1678C" w14:textId="0FBDA2AC" w:rsidR="004B63FD"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2 VPN</w:t>
      </w:r>
      <w:r w:rsidR="00E8238C">
        <w:rPr>
          <w:rFonts w:asciiTheme="minorHAnsi" w:eastAsiaTheme="minorHAnsi" w:hAnsiTheme="minorHAnsi" w:cstheme="minorBidi"/>
          <w:b/>
          <w:bCs/>
          <w:sz w:val="22"/>
          <w:szCs w:val="22"/>
        </w:rPr>
        <w:t xml:space="preserve"> (TAP)</w:t>
      </w:r>
      <w:r w:rsidRPr="004B63FD">
        <w:rPr>
          <w:rFonts w:asciiTheme="minorHAnsi" w:eastAsiaTheme="minorHAnsi" w:hAnsiTheme="minorHAnsi" w:cstheme="minorBidi"/>
          <w:b/>
          <w:bCs/>
          <w:sz w:val="22"/>
          <w:szCs w:val="22"/>
        </w:rPr>
        <w:t>:</w:t>
      </w:r>
      <w:r w:rsidR="00D13CEE">
        <w:rPr>
          <w:rFonts w:asciiTheme="minorHAnsi" w:eastAsiaTheme="minorHAnsi" w:hAnsiTheme="minorHAnsi" w:cstheme="minorBidi"/>
          <w:b/>
          <w:bCs/>
          <w:sz w:val="22"/>
          <w:szCs w:val="22"/>
        </w:rPr>
        <w:t xml:space="preserve"> </w:t>
      </w:r>
      <w:r w:rsidR="00D13CEE" w:rsidRPr="00D13CEE">
        <w:rPr>
          <w:rFonts w:asciiTheme="minorHAnsi" w:eastAsiaTheme="minorHAnsi" w:hAnsiTheme="minorHAnsi" w:cstheme="minorBidi"/>
          <w:sz w:val="22"/>
          <w:szCs w:val="22"/>
        </w:rPr>
        <w:t xml:space="preserve">General idea is an interface that </w:t>
      </w:r>
      <w:r w:rsidR="00AD5730">
        <w:rPr>
          <w:rFonts w:asciiTheme="minorHAnsi" w:eastAsiaTheme="minorHAnsi" w:hAnsiTheme="minorHAnsi" w:cstheme="minorBidi"/>
          <w:sz w:val="22"/>
          <w:szCs w:val="22"/>
        </w:rPr>
        <w:t xml:space="preserve">belongs to at least L2 device </w:t>
      </w:r>
      <w:r w:rsidR="00D13CEE" w:rsidRPr="00D13CEE">
        <w:rPr>
          <w:rFonts w:asciiTheme="minorHAnsi" w:eastAsiaTheme="minorHAnsi" w:hAnsiTheme="minorHAnsi" w:cstheme="minorBidi"/>
          <w:sz w:val="22"/>
          <w:szCs w:val="22"/>
        </w:rPr>
        <w:t>has L2 abilities</w:t>
      </w:r>
      <w:r w:rsidR="00D13CEE">
        <w:rPr>
          <w:rFonts w:asciiTheme="minorHAnsi" w:eastAsiaTheme="minorHAnsi" w:hAnsiTheme="minorHAnsi" w:cstheme="minorBidi"/>
          <w:b/>
          <w:bCs/>
          <w:sz w:val="22"/>
          <w:szCs w:val="22"/>
        </w:rPr>
        <w:t xml:space="preserve"> </w:t>
      </w:r>
      <w:r w:rsidR="00D13CEE">
        <w:rPr>
          <w:rFonts w:asciiTheme="minorHAnsi" w:eastAsiaTheme="minorHAnsi" w:hAnsiTheme="minorHAnsi" w:cstheme="minorBidi"/>
          <w:sz w:val="22"/>
          <w:szCs w:val="22"/>
        </w:rPr>
        <w:t xml:space="preserve">and does bridging segments like switches. This carries whole Layer </w:t>
      </w:r>
      <w:r w:rsidR="00D13CEE">
        <w:rPr>
          <w:rFonts w:asciiTheme="minorHAnsi" w:eastAsiaTheme="minorHAnsi" w:hAnsiTheme="minorHAnsi" w:cstheme="minorBidi"/>
          <w:sz w:val="22"/>
          <w:szCs w:val="22"/>
        </w:rPr>
        <w:lastRenderedPageBreak/>
        <w:t xml:space="preserve">2 mechanics on the VPN tunnel like broadcast, overhead traffic to pass but </w:t>
      </w:r>
      <w:r w:rsidR="00EB0322">
        <w:rPr>
          <w:rFonts w:asciiTheme="minorHAnsi" w:eastAsiaTheme="minorHAnsi" w:hAnsiTheme="minorHAnsi" w:cstheme="minorBidi"/>
          <w:sz w:val="22"/>
          <w:szCs w:val="22"/>
        </w:rPr>
        <w:t xml:space="preserve">may have scaling issues </w:t>
      </w:r>
      <w:r w:rsidR="006A7AFD">
        <w:rPr>
          <w:rFonts w:asciiTheme="minorHAnsi" w:eastAsiaTheme="minorHAnsi" w:hAnsiTheme="minorHAnsi" w:cstheme="minorBidi"/>
          <w:sz w:val="22"/>
          <w:szCs w:val="22"/>
        </w:rPr>
        <w:t>again depends on how it is implemented in code to work</w:t>
      </w:r>
      <w:r w:rsidR="00206743">
        <w:rPr>
          <w:rFonts w:asciiTheme="minorHAnsi" w:eastAsiaTheme="minorHAnsi" w:hAnsiTheme="minorHAnsi" w:cstheme="minorBidi"/>
          <w:sz w:val="22"/>
          <w:szCs w:val="22"/>
        </w:rPr>
        <w:t xml:space="preserve"> how many features of an actual Layer 2 network will bring</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11823518"/>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2020355074"/>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EB0322">
        <w:rPr>
          <w:rFonts w:asciiTheme="minorHAnsi" w:eastAsiaTheme="minorHAnsi" w:hAnsiTheme="minorHAnsi" w:cstheme="minorBidi"/>
          <w:sz w:val="22"/>
          <w:szCs w:val="22"/>
        </w:rPr>
        <w:t>.</w:t>
      </w:r>
      <w:r w:rsidR="00D13CEE">
        <w:rPr>
          <w:rFonts w:asciiTheme="minorHAnsi" w:eastAsiaTheme="minorHAnsi" w:hAnsiTheme="minorHAnsi" w:cstheme="minorBidi"/>
          <w:sz w:val="22"/>
          <w:szCs w:val="22"/>
        </w:rPr>
        <w:t xml:space="preserve"> </w:t>
      </w:r>
      <w:r w:rsidR="00B52891">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A75D21">
        <w:t xml:space="preserve">Figure </w:t>
      </w:r>
      <w:r w:rsidR="00A75D21">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fldChar w:fldCharType="begin"/>
      </w:r>
      <w:r w:rsidR="00B5289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B52891">
        <w:rPr>
          <w:rFonts w:asciiTheme="minorHAnsi" w:eastAsiaTheme="minorHAnsi" w:hAnsiTheme="minorHAnsi" w:cstheme="minorBidi"/>
          <w:sz w:val="22"/>
          <w:szCs w:val="22"/>
        </w:rPr>
      </w:r>
      <w:r w:rsidR="0094347C">
        <w:rPr>
          <w:rFonts w:asciiTheme="minorHAnsi" w:eastAsiaTheme="minorHAnsi" w:hAnsiTheme="minorHAnsi" w:cstheme="minorBidi"/>
          <w:sz w:val="22"/>
          <w:szCs w:val="22"/>
        </w:rPr>
        <w:fldChar w:fldCharType="separate"/>
      </w:r>
      <w:r w:rsidR="00B5289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13F5C25C" w14:textId="5AC2CE05" w:rsidR="00E564D1"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Centralized VPN:</w:t>
      </w:r>
      <w:r>
        <w:rPr>
          <w:rFonts w:asciiTheme="minorHAnsi" w:eastAsiaTheme="minorHAnsi" w:hAnsiTheme="minorHAnsi" w:cstheme="minorBidi"/>
          <w:sz w:val="22"/>
          <w:szCs w:val="22"/>
        </w:rPr>
        <w:t xml:space="preserve"> </w:t>
      </w:r>
      <w:r w:rsidR="009A710A">
        <w:rPr>
          <w:rFonts w:asciiTheme="minorHAnsi" w:eastAsiaTheme="minorHAnsi" w:hAnsiTheme="minorHAnsi" w:cstheme="minorBidi"/>
          <w:sz w:val="22"/>
          <w:szCs w:val="22"/>
        </w:rPr>
        <w:t>Classic/Traditional/Direct VPN</w:t>
      </w:r>
      <w:r w:rsidR="00153436">
        <w:rPr>
          <w:rFonts w:asciiTheme="minorHAnsi" w:eastAsiaTheme="minorHAnsi" w:hAnsiTheme="minorHAnsi" w:cstheme="minorBidi"/>
          <w:sz w:val="22"/>
          <w:szCs w:val="22"/>
        </w:rPr>
        <w:t xml:space="preserve"> works like a proxy, there is one main Provider which stores</w:t>
      </w:r>
      <w:r w:rsidR="005856D3">
        <w:rPr>
          <w:rFonts w:asciiTheme="minorHAnsi" w:eastAsiaTheme="minorHAnsi" w:hAnsiTheme="minorHAnsi" w:cstheme="minorBidi"/>
          <w:sz w:val="22"/>
          <w:szCs w:val="22"/>
        </w:rPr>
        <w:t xml:space="preserve"> and log</w:t>
      </w:r>
      <w:r w:rsidR="00153436">
        <w:rPr>
          <w:rFonts w:asciiTheme="minorHAnsi" w:eastAsiaTheme="minorHAnsi" w:hAnsiTheme="minorHAnsi" w:cstheme="minorBidi"/>
          <w:sz w:val="22"/>
          <w:szCs w:val="22"/>
        </w:rPr>
        <w:t xml:space="preserve"> your online activity</w:t>
      </w:r>
      <w:r w:rsidR="005856D3">
        <w:rPr>
          <w:rFonts w:asciiTheme="minorHAnsi" w:eastAsiaTheme="minorHAnsi" w:hAnsiTheme="minorHAnsi" w:cstheme="minorBidi"/>
          <w:sz w:val="22"/>
          <w:szCs w:val="22"/>
        </w:rPr>
        <w:t xml:space="preserve"> (or not). The drawback is that you depend on </w:t>
      </w:r>
      <w:r w:rsidR="00202E9C">
        <w:rPr>
          <w:rFonts w:asciiTheme="minorHAnsi" w:eastAsiaTheme="minorHAnsi" w:hAnsiTheme="minorHAnsi" w:cstheme="minorBidi"/>
          <w:sz w:val="22"/>
          <w:szCs w:val="22"/>
        </w:rPr>
        <w:t>Provider’s</w:t>
      </w:r>
      <w:r w:rsidR="005856D3">
        <w:rPr>
          <w:rFonts w:asciiTheme="minorHAnsi" w:eastAsiaTheme="minorHAnsi" w:hAnsiTheme="minorHAnsi" w:cstheme="minorBidi"/>
          <w:sz w:val="22"/>
          <w:szCs w:val="22"/>
        </w:rPr>
        <w:t xml:space="preserve"> judgement policy for sharing you</w:t>
      </w:r>
      <w:r w:rsidR="00202E9C">
        <w:rPr>
          <w:rFonts w:asciiTheme="minorHAnsi" w:eastAsiaTheme="minorHAnsi" w:hAnsiTheme="minorHAnsi" w:cstheme="minorBidi"/>
          <w:sz w:val="22"/>
          <w:szCs w:val="22"/>
        </w:rPr>
        <w:t>r</w:t>
      </w:r>
      <w:r w:rsidR="005856D3">
        <w:rPr>
          <w:rFonts w:asciiTheme="minorHAnsi" w:eastAsiaTheme="minorHAnsi" w:hAnsiTheme="minorHAnsi" w:cstheme="minorBidi"/>
          <w:sz w:val="22"/>
          <w:szCs w:val="22"/>
        </w:rPr>
        <w:t xml:space="preserve"> data or if it gets an attack the centralized approach will be a big problem for your privacy.</w:t>
      </w:r>
      <w:r w:rsidR="00D75E33">
        <w:rPr>
          <w:rFonts w:asciiTheme="minorHAnsi" w:eastAsiaTheme="minorHAnsi" w:hAnsiTheme="minorHAnsi" w:cstheme="minorBidi"/>
          <w:sz w:val="22"/>
          <w:szCs w:val="22"/>
        </w:rPr>
        <w:t xml:space="preserve"> Another concert of this option is the closed source code of this nature of an VPN provider you really can’t tell what’s going on behind the scenes. This idea of a centralized nature is what called WEB2 architecture where </w:t>
      </w:r>
      <w:r w:rsidR="001E31B6">
        <w:rPr>
          <w:rFonts w:asciiTheme="minorHAnsi" w:eastAsiaTheme="minorHAnsi" w:hAnsiTheme="minorHAnsi" w:cstheme="minorBidi"/>
          <w:sz w:val="22"/>
          <w:szCs w:val="22"/>
        </w:rPr>
        <w:t>a</w:t>
      </w:r>
      <w:r w:rsidR="00D75E33">
        <w:rPr>
          <w:rFonts w:asciiTheme="minorHAnsi" w:eastAsiaTheme="minorHAnsi" w:hAnsiTheme="minorHAnsi" w:cstheme="minorBidi"/>
          <w:sz w:val="22"/>
          <w:szCs w:val="22"/>
        </w:rPr>
        <w:t xml:space="preserve"> business centralized entity can have all the power</w:t>
      </w:r>
      <w:r w:rsidR="001E31B6">
        <w:rPr>
          <w:rFonts w:asciiTheme="minorHAnsi" w:eastAsiaTheme="minorHAnsi" w:hAnsiTheme="minorHAnsi" w:cstheme="minorBidi"/>
          <w:sz w:val="22"/>
          <w:szCs w:val="22"/>
        </w:rPr>
        <w:t xml:space="preserve"> of your data</w:t>
      </w:r>
      <w:r w:rsidR="00444E3C">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37415720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Cen21 \l 1033 </w:instrText>
          </w:r>
          <w:r w:rsidR="007D0A9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58350021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Web21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[40]</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33506596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Mor21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[41]</w:t>
          </w:r>
          <w:r w:rsidR="007D0A99">
            <w:rPr>
              <w:rFonts w:asciiTheme="minorHAnsi" w:eastAsiaTheme="minorHAnsi" w:hAnsiTheme="minorHAnsi" w:cstheme="minorBidi"/>
              <w:sz w:val="22"/>
              <w:szCs w:val="22"/>
            </w:rPr>
            <w:fldChar w:fldCharType="end"/>
          </w:r>
        </w:sdtContent>
      </w:sdt>
      <w:r w:rsidR="007D0A99">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_Ref88956029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A75D21">
        <w:t xml:space="preserve">Figure </w:t>
      </w:r>
      <w:r w:rsidR="00A75D21">
        <w:rPr>
          <w:noProof/>
        </w:rPr>
        <w:t>6</w:t>
      </w:r>
      <w:r w:rsidR="00A75D21">
        <w:rPr>
          <w:rFonts w:asciiTheme="minorHAnsi" w:eastAsiaTheme="minorHAnsi" w:hAnsiTheme="minorHAnsi" w:cstheme="minorBidi"/>
          <w:sz w:val="22"/>
          <w:szCs w:val="22"/>
        </w:rPr>
        <w:fldChar w:fldCharType="end"/>
      </w:r>
      <w:r w:rsidR="00A75D21">
        <w:rPr>
          <w:rFonts w:asciiTheme="minorHAnsi" w:eastAsiaTheme="minorHAnsi" w:hAnsiTheme="minorHAnsi" w:cstheme="minorBidi"/>
          <w:sz w:val="22"/>
          <w:szCs w:val="22"/>
        </w:rPr>
        <w:t>)</w:t>
      </w:r>
    </w:p>
    <w:p w14:paraId="5D7EC0D9" w14:textId="0BB8686B" w:rsidR="00A040EE" w:rsidRPr="004074AD"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Decentralized VPN</w:t>
      </w:r>
      <w:r w:rsidR="00E666B5">
        <w:rPr>
          <w:rFonts w:asciiTheme="minorHAnsi" w:eastAsiaTheme="minorHAnsi" w:hAnsiTheme="minorHAnsi" w:cstheme="minorBidi"/>
          <w:b/>
          <w:bCs/>
          <w:sz w:val="22"/>
          <w:szCs w:val="22"/>
        </w:rPr>
        <w:t xml:space="preserve"> (</w:t>
      </w:r>
      <w:proofErr w:type="spellStart"/>
      <w:r w:rsidR="00E666B5">
        <w:rPr>
          <w:rFonts w:asciiTheme="minorHAnsi" w:eastAsiaTheme="minorHAnsi" w:hAnsiTheme="minorHAnsi" w:cstheme="minorBidi"/>
          <w:b/>
          <w:bCs/>
          <w:sz w:val="22"/>
          <w:szCs w:val="22"/>
        </w:rPr>
        <w:t>dVPN</w:t>
      </w:r>
      <w:proofErr w:type="spellEnd"/>
      <w:r w:rsidR="00E666B5">
        <w:rPr>
          <w:rFonts w:asciiTheme="minorHAnsi" w:eastAsiaTheme="minorHAnsi" w:hAnsiTheme="minorHAnsi" w:cstheme="minorBidi"/>
          <w:b/>
          <w:bCs/>
          <w:sz w:val="22"/>
          <w:szCs w:val="22"/>
        </w:rPr>
        <w:t>)</w:t>
      </w:r>
      <w:r>
        <w:rPr>
          <w:rFonts w:asciiTheme="minorHAnsi" w:eastAsiaTheme="minorHAnsi" w:hAnsiTheme="minorHAnsi" w:cstheme="minorBidi"/>
          <w:b/>
          <w:bCs/>
          <w:sz w:val="22"/>
          <w:szCs w:val="22"/>
        </w:rPr>
        <w:t>:</w:t>
      </w:r>
      <w:r w:rsidR="003426FF">
        <w:rPr>
          <w:rFonts w:asciiTheme="minorHAnsi" w:eastAsiaTheme="minorHAnsi" w:hAnsiTheme="minorHAnsi" w:cstheme="minorBidi"/>
          <w:b/>
          <w:bCs/>
          <w:sz w:val="22"/>
          <w:szCs w:val="22"/>
        </w:rPr>
        <w:t xml:space="preserve"> </w:t>
      </w:r>
      <w:r w:rsidR="005A0665">
        <w:rPr>
          <w:rFonts w:asciiTheme="minorHAnsi" w:eastAsiaTheme="minorHAnsi" w:hAnsiTheme="minorHAnsi" w:cstheme="minorBidi"/>
          <w:sz w:val="22"/>
          <w:szCs w:val="22"/>
        </w:rPr>
        <w:t xml:space="preserve">The nature of this </w:t>
      </w:r>
      <w:r w:rsidR="00D336D2">
        <w:rPr>
          <w:rFonts w:asciiTheme="minorHAnsi" w:eastAsiaTheme="minorHAnsi" w:hAnsiTheme="minorHAnsi" w:cstheme="minorBidi"/>
          <w:sz w:val="22"/>
          <w:szCs w:val="22"/>
        </w:rPr>
        <w:t xml:space="preserve">peer-to-peer mesh network </w:t>
      </w:r>
      <w:r w:rsidR="005A0665">
        <w:rPr>
          <w:rFonts w:asciiTheme="minorHAnsi" w:eastAsiaTheme="minorHAnsi" w:hAnsiTheme="minorHAnsi" w:cstheme="minorBidi"/>
          <w:sz w:val="22"/>
          <w:szCs w:val="22"/>
        </w:rPr>
        <w:t>structure prevents any type of logging from being possible</w:t>
      </w:r>
      <w:r w:rsidR="003426FF" w:rsidRPr="005A0665">
        <w:rPr>
          <w:rFonts w:asciiTheme="minorHAnsi" w:eastAsiaTheme="minorHAnsi" w:hAnsiTheme="minorHAnsi" w:cstheme="minorBidi"/>
          <w:sz w:val="22"/>
          <w:szCs w:val="22"/>
        </w:rPr>
        <w:t xml:space="preserve"> </w:t>
      </w:r>
      <w:r w:rsidR="005A0665" w:rsidRPr="005A0665">
        <w:rPr>
          <w:rFonts w:asciiTheme="minorHAnsi" w:eastAsiaTheme="minorHAnsi" w:hAnsiTheme="minorHAnsi" w:cstheme="minorBidi"/>
          <w:sz w:val="22"/>
          <w:szCs w:val="22"/>
        </w:rPr>
        <w:t xml:space="preserve">it works </w:t>
      </w:r>
      <w:r w:rsidR="00913B69">
        <w:rPr>
          <w:rFonts w:asciiTheme="minorHAnsi" w:eastAsiaTheme="minorHAnsi" w:hAnsiTheme="minorHAnsi" w:cstheme="minorBidi"/>
          <w:sz w:val="22"/>
          <w:szCs w:val="22"/>
        </w:rPr>
        <w:t>~</w:t>
      </w:r>
      <w:r w:rsidR="005A0665" w:rsidRPr="005A0665">
        <w:rPr>
          <w:rFonts w:asciiTheme="minorHAnsi" w:eastAsiaTheme="minorHAnsi" w:hAnsiTheme="minorHAnsi" w:cstheme="minorBidi"/>
          <w:sz w:val="22"/>
          <w:szCs w:val="22"/>
        </w:rPr>
        <w:t>like TOR network each node hope add a layer of encryption without anyone knowing the initial source, only knows who was previous or next node as packet hop/cross from one node to another.</w:t>
      </w:r>
      <w:r w:rsidR="00D336D2">
        <w:rPr>
          <w:rFonts w:asciiTheme="minorHAnsi" w:eastAsiaTheme="minorHAnsi" w:hAnsiTheme="minorHAnsi" w:cstheme="minorBidi"/>
          <w:sz w:val="22"/>
          <w:szCs w:val="22"/>
        </w:rPr>
        <w:t xml:space="preserve"> It is </w:t>
      </w:r>
      <w:r w:rsidR="00C03FFF">
        <w:rPr>
          <w:rFonts w:asciiTheme="minorHAnsi" w:eastAsiaTheme="minorHAnsi" w:hAnsiTheme="minorHAnsi" w:cstheme="minorBidi"/>
          <w:sz w:val="22"/>
          <w:szCs w:val="22"/>
        </w:rPr>
        <w:t xml:space="preserve">an </w:t>
      </w:r>
      <w:r w:rsidR="00D336D2">
        <w:rPr>
          <w:rFonts w:asciiTheme="minorHAnsi" w:eastAsiaTheme="minorHAnsi" w:hAnsiTheme="minorHAnsi" w:cstheme="minorBidi"/>
          <w:sz w:val="22"/>
          <w:szCs w:val="22"/>
        </w:rPr>
        <w:t>open</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source code which means transparency of its actions and support Blockchain evolutionary technology which is implemented in WEB3 architecture</w:t>
      </w:r>
      <w:r w:rsidR="009E0633">
        <w:rPr>
          <w:rFonts w:asciiTheme="minorHAnsi" w:eastAsiaTheme="minorHAnsi" w:hAnsiTheme="minorHAnsi" w:cstheme="minorBidi"/>
          <w:sz w:val="22"/>
          <w:szCs w:val="22"/>
        </w:rPr>
        <w:t xml:space="preserve"> but at the same time every node in contrast with Tor its paid</w:t>
      </w:r>
      <w:r w:rsidR="006379EC">
        <w:rPr>
          <w:rFonts w:asciiTheme="minorHAnsi" w:eastAsiaTheme="minorHAnsi" w:hAnsiTheme="minorHAnsi" w:cstheme="minorBidi"/>
          <w:sz w:val="22"/>
          <w:szCs w:val="22"/>
        </w:rPr>
        <w:t xml:space="preserve"> you pay per minute every node your traffic crosses usually with GAS</w:t>
      </w:r>
      <w:r w:rsidR="0066037E">
        <w:rPr>
          <w:rFonts w:asciiTheme="minorHAnsi" w:eastAsiaTheme="minorHAnsi" w:hAnsiTheme="minorHAnsi" w:cstheme="minorBidi"/>
          <w:sz w:val="22"/>
          <w:szCs w:val="22"/>
        </w:rPr>
        <w:t xml:space="preserve"> on Ethereum blockchain</w:t>
      </w:r>
      <w:r w:rsidR="00D336D2">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Everyone plays role </w:t>
      </w:r>
      <w:r w:rsidR="0007053E">
        <w:rPr>
          <w:rFonts w:asciiTheme="minorHAnsi" w:eastAsiaTheme="minorHAnsi" w:hAnsiTheme="minorHAnsi" w:cstheme="minorBidi"/>
          <w:sz w:val="22"/>
          <w:szCs w:val="22"/>
        </w:rPr>
        <w:t xml:space="preserve">and can be the server by </w:t>
      </w:r>
      <w:r w:rsidR="00C03FFF">
        <w:rPr>
          <w:rFonts w:asciiTheme="minorHAnsi" w:eastAsiaTheme="minorHAnsi" w:hAnsiTheme="minorHAnsi" w:cstheme="minorBidi"/>
          <w:sz w:val="22"/>
          <w:szCs w:val="22"/>
        </w:rPr>
        <w:t>own</w:t>
      </w:r>
      <w:r w:rsidR="0007053E">
        <w:rPr>
          <w:rFonts w:asciiTheme="minorHAnsi" w:eastAsiaTheme="minorHAnsi" w:hAnsiTheme="minorHAnsi" w:cstheme="minorBidi"/>
          <w:sz w:val="22"/>
          <w:szCs w:val="22"/>
        </w:rPr>
        <w:t xml:space="preserve">ing </w:t>
      </w:r>
      <w:r w:rsidR="00C03FFF">
        <w:rPr>
          <w:rFonts w:asciiTheme="minorHAnsi" w:eastAsiaTheme="minorHAnsi" w:hAnsiTheme="minorHAnsi" w:cstheme="minorBidi"/>
          <w:sz w:val="22"/>
          <w:szCs w:val="22"/>
        </w:rPr>
        <w:t>something</w:t>
      </w:r>
      <w:r w:rsidR="0019578E">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w:t>
      </w:r>
      <w:r w:rsidR="00193026">
        <w:rPr>
          <w:rFonts w:asciiTheme="minorHAnsi" w:eastAsiaTheme="minorHAnsi" w:hAnsiTheme="minorHAnsi" w:cstheme="minorBidi"/>
          <w:sz w:val="22"/>
          <w:szCs w:val="22"/>
        </w:rPr>
        <w:t xml:space="preserve">in a blockchain environment </w:t>
      </w:r>
      <w:r w:rsidR="00C03FFF">
        <w:rPr>
          <w:rFonts w:asciiTheme="minorHAnsi" w:eastAsiaTheme="minorHAnsi" w:hAnsiTheme="minorHAnsi" w:cstheme="minorBidi"/>
          <w:sz w:val="22"/>
          <w:szCs w:val="22"/>
        </w:rPr>
        <w:t>you are not controlled by a global main business entity</w:t>
      </w:r>
      <w:r w:rsidR="0098696E">
        <w:rPr>
          <w:rFonts w:asciiTheme="minorHAnsi" w:eastAsiaTheme="minorHAnsi" w:hAnsiTheme="minorHAnsi" w:cstheme="minorBidi"/>
          <w:sz w:val="22"/>
          <w:szCs w:val="22"/>
        </w:rPr>
        <w:t>’s action</w:t>
      </w:r>
      <w:r w:rsidR="00A108B0">
        <w:rPr>
          <w:rFonts w:asciiTheme="minorHAnsi" w:eastAsiaTheme="minorHAnsi" w:hAnsiTheme="minorHAnsi" w:cstheme="minorBidi"/>
          <w:sz w:val="22"/>
          <w:szCs w:val="22"/>
        </w:rPr>
        <w:t xml:space="preserve"> so </w:t>
      </w:r>
      <w:r w:rsidR="0019578E">
        <w:rPr>
          <w:rFonts w:asciiTheme="minorHAnsi" w:eastAsiaTheme="minorHAnsi" w:hAnsiTheme="minorHAnsi" w:cstheme="minorBidi"/>
          <w:sz w:val="22"/>
          <w:szCs w:val="22"/>
        </w:rPr>
        <w:t xml:space="preserve">there is </w:t>
      </w:r>
      <w:r w:rsidR="00A108B0">
        <w:rPr>
          <w:rFonts w:asciiTheme="minorHAnsi" w:eastAsiaTheme="minorHAnsi" w:hAnsiTheme="minorHAnsi" w:cstheme="minorBidi"/>
          <w:sz w:val="22"/>
          <w:szCs w:val="22"/>
        </w:rPr>
        <w:t>transparency to the network</w:t>
      </w:r>
      <w:r w:rsidR="003C335C">
        <w:rPr>
          <w:rFonts w:asciiTheme="minorHAnsi" w:eastAsiaTheme="minorHAnsi" w:hAnsiTheme="minorHAnsi" w:cstheme="minorBidi"/>
          <w:sz w:val="22"/>
          <w:szCs w:val="22"/>
        </w:rPr>
        <w:t xml:space="preserve"> (because you can read the open-source code) </w:t>
      </w:r>
      <w:r w:rsidR="00A108B0">
        <w:rPr>
          <w:rFonts w:asciiTheme="minorHAnsi" w:eastAsiaTheme="minorHAnsi" w:hAnsiTheme="minorHAnsi" w:cstheme="minorBidi"/>
          <w:sz w:val="22"/>
          <w:szCs w:val="22"/>
        </w:rPr>
        <w:t>but not its transactions</w:t>
      </w:r>
      <w:r w:rsidR="00A56832">
        <w:rPr>
          <w:rFonts w:asciiTheme="minorHAnsi" w:eastAsiaTheme="minorHAnsi" w:hAnsiTheme="minorHAnsi" w:cstheme="minorBidi"/>
          <w:sz w:val="22"/>
          <w:szCs w:val="22"/>
        </w:rPr>
        <w:t>,</w:t>
      </w:r>
      <w:r w:rsidR="00A108B0">
        <w:rPr>
          <w:rFonts w:asciiTheme="minorHAnsi" w:eastAsiaTheme="minorHAnsi" w:hAnsiTheme="minorHAnsi" w:cstheme="minorBidi"/>
          <w:sz w:val="22"/>
          <w:szCs w:val="22"/>
        </w:rPr>
        <w:t xml:space="preserve"> this brings anonymization</w:t>
      </w:r>
      <w:r w:rsidR="00C84753">
        <w:rPr>
          <w:rFonts w:asciiTheme="minorHAnsi" w:eastAsiaTheme="minorHAnsi" w:hAnsiTheme="minorHAnsi" w:cstheme="minorBidi"/>
          <w:sz w:val="22"/>
          <w:szCs w:val="22"/>
        </w:rPr>
        <w:t xml:space="preserve"> to any middle node level attack except the first hop node or last exit node</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 xml:space="preserve"> </w:t>
      </w:r>
      <w:r w:rsidR="005A0665">
        <w:rPr>
          <w:rFonts w:asciiTheme="minorHAnsi" w:eastAsiaTheme="minorHAnsi" w:hAnsiTheme="minorHAnsi" w:cstheme="minorBidi"/>
          <w:b/>
          <w:bCs/>
          <w:sz w:val="22"/>
          <w:szCs w:val="22"/>
        </w:rPr>
        <w:t xml:space="preserve"> </w:t>
      </w:r>
      <w:r w:rsidR="00733005" w:rsidRPr="00733005">
        <w:rPr>
          <w:rFonts w:asciiTheme="minorHAnsi" w:eastAsiaTheme="minorHAnsi" w:hAnsiTheme="minorHAnsi" w:cstheme="minorBidi"/>
          <w:sz w:val="22"/>
          <w:szCs w:val="22"/>
        </w:rPr>
        <w:t>As with most P2P infrastructure</w:t>
      </w:r>
      <w:r w:rsidR="0008355D">
        <w:rPr>
          <w:rFonts w:asciiTheme="minorHAnsi" w:eastAsiaTheme="minorHAnsi" w:hAnsiTheme="minorHAnsi" w:cstheme="minorBidi"/>
          <w:sz w:val="22"/>
          <w:szCs w:val="22"/>
        </w:rPr>
        <w:t>s</w:t>
      </w:r>
      <w:r w:rsidR="00733005" w:rsidRPr="00733005">
        <w:rPr>
          <w:rFonts w:asciiTheme="minorHAnsi" w:eastAsiaTheme="minorHAnsi" w:hAnsiTheme="minorHAnsi" w:cstheme="minorBidi"/>
          <w:sz w:val="22"/>
          <w:szCs w:val="22"/>
        </w:rPr>
        <w:t>, the more participants which join the network, the stronger and more robust it becomes.</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Pr>
              <w:rFonts w:asciiTheme="minorHAnsi" w:eastAsiaTheme="minorHAnsi" w:hAnsiTheme="minorHAnsi" w:cstheme="minorBidi"/>
              <w:b/>
              <w:bCs/>
              <w:sz w:val="22"/>
              <w:szCs w:val="22"/>
            </w:rPr>
            <w:instrText xml:space="preserve"> CITATION Cen21 \l 1033 </w:instrText>
          </w:r>
          <w:r w:rsidR="007D0A99">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Web21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Mor21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Pr>
              <w:rFonts w:asciiTheme="minorHAnsi" w:eastAsiaTheme="minorHAnsi" w:hAnsiTheme="minorHAnsi" w:cstheme="minorBidi"/>
              <w:b/>
              <w:bCs/>
              <w:sz w:val="22"/>
              <w:szCs w:val="22"/>
            </w:rPr>
            <w:instrText xml:space="preserve"> CITATION THE21 \l 1033 </w:instrText>
          </w:r>
          <w:r w:rsidR="005836A1">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Pr>
              <w:rFonts w:asciiTheme="minorHAnsi" w:eastAsiaTheme="minorHAnsi" w:hAnsiTheme="minorHAnsi" w:cstheme="minorBidi"/>
              <w:b/>
              <w:bCs/>
              <w:sz w:val="22"/>
              <w:szCs w:val="22"/>
            </w:rPr>
            <w:instrText xml:space="preserve"> CITATION Dec21 \l 1033 </w:instrText>
          </w:r>
          <w:r w:rsidR="00391680">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[43]</w:t>
          </w:r>
          <w:r w:rsidR="00391680">
            <w:rPr>
              <w:rFonts w:asciiTheme="minorHAnsi" w:eastAsiaTheme="minorHAnsi" w:hAnsiTheme="minorHAnsi" w:cstheme="minorBidi"/>
              <w:b/>
              <w:bCs/>
              <w:sz w:val="22"/>
              <w:szCs w:val="22"/>
            </w:rPr>
            <w:fldChar w:fldCharType="end"/>
          </w:r>
        </w:sdtContent>
      </w:sdt>
      <w:r w:rsidR="003426FF">
        <w:rPr>
          <w:rFonts w:asciiTheme="minorHAnsi" w:eastAsiaTheme="minorHAnsi" w:hAnsiTheme="minorHAnsi" w:cstheme="minorBidi"/>
          <w:b/>
          <w:bCs/>
          <w:sz w:val="22"/>
          <w:szCs w:val="22"/>
        </w:rPr>
        <w:t>.</w:t>
      </w:r>
      <w:r w:rsidR="00A75D21">
        <w:rPr>
          <w:rFonts w:asciiTheme="minorHAnsi" w:eastAsiaTheme="minorHAnsi" w:hAnsiTheme="minorHAnsi" w:cstheme="minorBidi"/>
          <w:b/>
          <w:bCs/>
          <w:sz w:val="22"/>
          <w:szCs w:val="22"/>
        </w:rPr>
        <w:t xml:space="preserve"> </w:t>
      </w:r>
      <w:r w:rsidR="00A75D21" w:rsidRPr="00A75D21">
        <w:rPr>
          <w:rFonts w:asciiTheme="minorHAnsi" w:eastAsiaTheme="minorHAnsi" w:hAnsiTheme="minorHAnsi" w:cstheme="minorBidi"/>
          <w:sz w:val="22"/>
          <w:szCs w:val="22"/>
        </w:rPr>
        <w:t>(</w:t>
      </w:r>
      <w:r w:rsidR="00A75D21" w:rsidRPr="00A75D21">
        <w:rPr>
          <w:rFonts w:asciiTheme="minorHAnsi" w:eastAsiaTheme="minorHAnsi" w:hAnsiTheme="minorHAnsi" w:cstheme="minorBidi"/>
          <w:sz w:val="22"/>
          <w:szCs w:val="22"/>
        </w:rPr>
        <w:fldChar w:fldCharType="begin"/>
      </w:r>
      <w:r w:rsidR="00A75D21" w:rsidRPr="00A75D21">
        <w:rPr>
          <w:rFonts w:asciiTheme="minorHAnsi" w:eastAsiaTheme="minorHAnsi" w:hAnsiTheme="minorHAnsi" w:cstheme="minorBidi"/>
          <w:sz w:val="22"/>
          <w:szCs w:val="22"/>
        </w:rPr>
        <w:instrText xml:space="preserve"> REF _Ref88956029 \h </w:instrText>
      </w:r>
      <w:r w:rsidR="00A75D21">
        <w:rPr>
          <w:rFonts w:asciiTheme="minorHAnsi" w:eastAsiaTheme="minorHAnsi" w:hAnsiTheme="minorHAnsi" w:cstheme="minorBidi"/>
          <w:sz w:val="22"/>
          <w:szCs w:val="22"/>
        </w:rPr>
        <w:instrText xml:space="preserve"> \* MERGEFORMAT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A75D21" w:rsidRPr="00A75D21">
        <w:t xml:space="preserve">Figure </w:t>
      </w:r>
      <w:r w:rsidR="00A75D21" w:rsidRPr="00A75D21">
        <w:rPr>
          <w:noProof/>
        </w:rPr>
        <w:t>6</w:t>
      </w:r>
      <w:r w:rsidR="00A75D21" w:rsidRPr="00A75D21">
        <w:rPr>
          <w:rFonts w:asciiTheme="minorHAnsi" w:eastAsiaTheme="minorHAnsi" w:hAnsiTheme="minorHAnsi" w:cstheme="minorBidi"/>
          <w:sz w:val="22"/>
          <w:szCs w:val="22"/>
        </w:rPr>
        <w:fldChar w:fldCharType="end"/>
      </w:r>
      <w:r w:rsidR="00A75D21" w:rsidRPr="00A75D21">
        <w:rPr>
          <w:rFonts w:asciiTheme="minorHAnsi" w:eastAsiaTheme="minorHAnsi" w:hAnsiTheme="minorHAnsi" w:cstheme="minorBidi"/>
          <w:sz w:val="22"/>
          <w:szCs w:val="22"/>
        </w:rPr>
        <w:t>)</w:t>
      </w:r>
    </w:p>
    <w:p w14:paraId="1C5024BF" w14:textId="77777777" w:rsidR="004074AD"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30562602" w14:textId="77777777" w:rsidR="004074AD" w:rsidRDefault="004074AD" w:rsidP="004074AD">
      <w:pPr>
        <w:keepNext/>
        <w:ind w:left="1440"/>
        <w:jc w:val="center"/>
      </w:pPr>
      <w:r>
        <w:rPr>
          <w:noProof/>
        </w:rPr>
        <w:lastRenderedPageBreak/>
        <w:drawing>
          <wp:inline distT="0" distB="0" distL="0" distR="0" wp14:anchorId="348FD13B" wp14:editId="08AA20F2">
            <wp:extent cx="38100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181350"/>
                    </a:xfrm>
                    <a:prstGeom prst="rect">
                      <a:avLst/>
                    </a:prstGeom>
                    <a:noFill/>
                    <a:ln>
                      <a:noFill/>
                    </a:ln>
                  </pic:spPr>
                </pic:pic>
              </a:graphicData>
            </a:graphic>
          </wp:inline>
        </w:drawing>
      </w:r>
    </w:p>
    <w:p w14:paraId="3B5CE27C" w14:textId="68C0EAAC" w:rsidR="002A56BF" w:rsidRPr="002A56BF" w:rsidRDefault="004074AD" w:rsidP="004074AD">
      <w:pPr>
        <w:pStyle w:val="Caption"/>
        <w:jc w:val="center"/>
      </w:pPr>
      <w:bookmarkStart w:id="55" w:name="_Ref88939838"/>
      <w:bookmarkStart w:id="56" w:name="_Toc89099766"/>
      <w:bookmarkStart w:id="57" w:name="_Toc89104286"/>
      <w:bookmarkStart w:id="58" w:name="_Toc89172097"/>
      <w:bookmarkStart w:id="59" w:name="_Toc89630662"/>
      <w:r>
        <w:t xml:space="preserve">Figure </w:t>
      </w:r>
      <w:fldSimple w:instr=" SEQ Figure \* ARABIC ">
        <w:r w:rsidR="00835A94">
          <w:rPr>
            <w:noProof/>
          </w:rPr>
          <w:t>7</w:t>
        </w:r>
      </w:fldSimple>
      <w:bookmarkEnd w:id="55"/>
      <w:r>
        <w:t xml:space="preserve"> </w:t>
      </w:r>
      <w:hyperlink r:id="rId29" w:history="1">
        <w:r>
          <w:rPr>
            <w:rStyle w:val="Hyperlink"/>
          </w:rPr>
          <w:t>virtual network device interfaces used by VPN clients to establish virtual instances of physical networking connections.</w:t>
        </w:r>
        <w:bookmarkEnd w:id="56"/>
        <w:bookmarkEnd w:id="57"/>
        <w:bookmarkEnd w:id="58"/>
        <w:bookmarkEnd w:id="59"/>
      </w:hyperlink>
    </w:p>
    <w:p w14:paraId="02554BDF" w14:textId="500B8BC5" w:rsidR="00611C88" w:rsidRDefault="004D0DAC" w:rsidP="00A278A6">
      <w:pPr>
        <w:pStyle w:val="Heading4"/>
      </w:pPr>
      <w:r>
        <w:t xml:space="preserve">Famous </w:t>
      </w:r>
      <w:r w:rsidR="003D5BB9">
        <w:t>Types of VPN protocols</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526F3AFB" w:rsidR="00CD1CFD" w:rsidRDefault="00F85FC6" w:rsidP="00522A3C">
      <w:pPr>
        <w:ind w:left="1440"/>
        <w:jc w:val="both"/>
      </w:pPr>
      <w:r w:rsidRPr="00F85FC6">
        <w:t>The above two VPN types are based on different VPN security protocols</w:t>
      </w:r>
      <w:r w:rsidR="00E40CDD">
        <w:t xml:space="preserve"> that “s</w:t>
      </w:r>
      <w:r w:rsidR="00E21817">
        <w:t>it</w:t>
      </w:r>
      <w:r w:rsidR="00173682">
        <w:t>”</w:t>
      </w:r>
      <w:r w:rsidR="00E40CDD">
        <w:t xml:space="preserve"> on top of VPN terminology</w:t>
      </w:r>
      <w:r w:rsidRPr="00F85FC6">
        <w:t>. Each of these VPN protocols offer different features and levels of security, and are explained below:</w:t>
      </w:r>
    </w:p>
    <w:p w14:paraId="57652C6F" w14:textId="674E5863" w:rsidR="00F85FC6" w:rsidRDefault="00526E01" w:rsidP="00522A3C">
      <w:pPr>
        <w:pStyle w:val="ListParagraph"/>
        <w:numPr>
          <w:ilvl w:val="0"/>
          <w:numId w:val="12"/>
        </w:numPr>
        <w:ind w:left="2160"/>
        <w:jc w:val="both"/>
      </w:pPr>
      <w:r>
        <w:t>IPsec</w:t>
      </w:r>
    </w:p>
    <w:p w14:paraId="44F7043F" w14:textId="18873683" w:rsidR="004F010A" w:rsidRDefault="004F010A" w:rsidP="00522A3C">
      <w:pPr>
        <w:pStyle w:val="ListParagraph"/>
        <w:numPr>
          <w:ilvl w:val="1"/>
          <w:numId w:val="12"/>
        </w:numPr>
        <w:jc w:val="both"/>
      </w:pPr>
      <w:r>
        <w:t>Layer 3 OSI</w:t>
      </w:r>
    </w:p>
    <w:p w14:paraId="16430D12" w14:textId="2CFCA8AD" w:rsidR="004E6D83" w:rsidRDefault="00396252" w:rsidP="00522A3C">
      <w:pPr>
        <w:pStyle w:val="ListParagraph"/>
        <w:numPr>
          <w:ilvl w:val="1"/>
          <w:numId w:val="12"/>
        </w:numPr>
        <w:jc w:val="both"/>
      </w:pPr>
      <w:r>
        <w:t>Network f</w:t>
      </w:r>
      <w:r w:rsidR="004E6D83">
        <w:t>irewall</w:t>
      </w:r>
      <w:r>
        <w:t>s’</w:t>
      </w:r>
      <w:r w:rsidR="004E6D83">
        <w:t xml:space="preserve"> </w:t>
      </w:r>
      <w:r w:rsidR="009C1513">
        <w:t>polic</w:t>
      </w:r>
      <w:r w:rsidR="00B006F6">
        <w:t>y</w:t>
      </w:r>
      <w:r w:rsidR="009C1513">
        <w:t xml:space="preserve"> </w:t>
      </w:r>
      <w:r w:rsidR="004E6D83">
        <w:t>possible to deny it</w:t>
      </w:r>
    </w:p>
    <w:p w14:paraId="42AE969F" w14:textId="1B6D237C" w:rsidR="00DD1904" w:rsidRDefault="0082557C" w:rsidP="00522A3C">
      <w:pPr>
        <w:pStyle w:val="ListParagraph"/>
        <w:numPr>
          <w:ilvl w:val="1"/>
          <w:numId w:val="12"/>
        </w:numPr>
        <w:jc w:val="both"/>
      </w:pPr>
      <w:r>
        <w:t xml:space="preserve">2 operation modes: </w:t>
      </w:r>
      <w:r w:rsidR="00DD1904">
        <w:t>Transport</w:t>
      </w:r>
      <w:r w:rsidR="00996454">
        <w:t xml:space="preserve"> </w:t>
      </w:r>
      <w:r w:rsidR="006B5871">
        <w:t>or</w:t>
      </w:r>
      <w:r w:rsidR="00DD1904">
        <w:t xml:space="preserve"> tunneling mode</w:t>
      </w:r>
    </w:p>
    <w:p w14:paraId="43A1C613" w14:textId="675C6581" w:rsidR="00DD1904" w:rsidRDefault="00DD1904" w:rsidP="00522A3C">
      <w:pPr>
        <w:pStyle w:val="ListParagraph"/>
        <w:numPr>
          <w:ilvl w:val="1"/>
          <w:numId w:val="12"/>
        </w:numPr>
        <w:jc w:val="both"/>
      </w:pPr>
      <w:r>
        <w:t>Not a protocol but a framework</w:t>
      </w:r>
      <w:r w:rsidR="00374253">
        <w:t>/suite</w:t>
      </w:r>
      <w:r w:rsidR="00512C1C">
        <w:t xml:space="preserve"> of protocols</w:t>
      </w:r>
    </w:p>
    <w:p w14:paraId="49F63ADD" w14:textId="10A2980A" w:rsidR="00DD1904" w:rsidRDefault="00DD1904" w:rsidP="00522A3C">
      <w:pPr>
        <w:pStyle w:val="ListParagraph"/>
        <w:numPr>
          <w:ilvl w:val="1"/>
          <w:numId w:val="12"/>
        </w:numPr>
        <w:jc w:val="both"/>
      </w:pPr>
      <w:r>
        <w:t>CIA and anti-replay</w:t>
      </w:r>
    </w:p>
    <w:p w14:paraId="48AF5F32" w14:textId="69F9C1C5" w:rsidR="00DD1904" w:rsidRDefault="00DD1904" w:rsidP="00522A3C">
      <w:pPr>
        <w:pStyle w:val="ListParagraph"/>
        <w:numPr>
          <w:ilvl w:val="1"/>
          <w:numId w:val="12"/>
        </w:numPr>
        <w:jc w:val="both"/>
      </w:pPr>
      <w:r>
        <w:t>Encryption algorithms</w:t>
      </w:r>
      <w:r w:rsidR="00C74098">
        <w:t xml:space="preserve"> (e.g., 3DES, Diffie-</w:t>
      </w:r>
      <w:proofErr w:type="spellStart"/>
      <w:r w:rsidR="00C74098">
        <w:t>hellman</w:t>
      </w:r>
      <w:proofErr w:type="spellEnd"/>
      <w:r w:rsidR="00C74098">
        <w:t>)</w:t>
      </w:r>
    </w:p>
    <w:p w14:paraId="1F4BB0C1" w14:textId="53F780D1" w:rsidR="00DD1904" w:rsidRDefault="00DD1904" w:rsidP="00522A3C">
      <w:pPr>
        <w:pStyle w:val="ListParagraph"/>
        <w:numPr>
          <w:ilvl w:val="1"/>
          <w:numId w:val="12"/>
        </w:numPr>
        <w:jc w:val="both"/>
      </w:pPr>
      <w:r>
        <w:t>Site-to-site VPN tunnel</w:t>
      </w:r>
    </w:p>
    <w:p w14:paraId="5915A76B" w14:textId="7E297DB2" w:rsidR="00DD1904" w:rsidRDefault="00DD1904" w:rsidP="00522A3C">
      <w:pPr>
        <w:pStyle w:val="ListParagraph"/>
        <w:numPr>
          <w:ilvl w:val="1"/>
          <w:numId w:val="12"/>
        </w:numPr>
        <w:jc w:val="both"/>
      </w:pPr>
      <w:r>
        <w:t>Client-to-site (remote user) VPN tunnel</w:t>
      </w:r>
    </w:p>
    <w:p w14:paraId="18C81FC2" w14:textId="223E3432" w:rsidR="006F2E7C" w:rsidRDefault="006F2E7C" w:rsidP="00522A3C">
      <w:pPr>
        <w:pStyle w:val="ListParagraph"/>
        <w:numPr>
          <w:ilvl w:val="1"/>
          <w:numId w:val="12"/>
        </w:numPr>
        <w:jc w:val="both"/>
      </w:pPr>
      <w:r>
        <w:t xml:space="preserve">Site-to-site access (requires </w:t>
      </w:r>
      <w:r w:rsidR="00C52675">
        <w:t>host-based</w:t>
      </w:r>
      <w:r>
        <w:t xml:space="preserve"> clients)</w:t>
      </w:r>
    </w:p>
    <w:p w14:paraId="5A09CE8A" w14:textId="1DA82EE2" w:rsidR="00DD1904" w:rsidRDefault="00DD1904" w:rsidP="00522A3C">
      <w:pPr>
        <w:pStyle w:val="ListParagraph"/>
        <w:numPr>
          <w:ilvl w:val="1"/>
          <w:numId w:val="12"/>
        </w:numPr>
        <w:jc w:val="both"/>
      </w:pPr>
      <w:r>
        <w:t>Between two servers to authenticate and/or encrypt traffic</w:t>
      </w:r>
    </w:p>
    <w:p w14:paraId="0E557B87" w14:textId="65BE24E6" w:rsidR="00C731BC" w:rsidRDefault="00C731BC" w:rsidP="00522A3C">
      <w:pPr>
        <w:pStyle w:val="ListParagraph"/>
        <w:numPr>
          <w:ilvl w:val="0"/>
          <w:numId w:val="12"/>
        </w:numPr>
        <w:ind w:left="2160"/>
        <w:jc w:val="both"/>
      </w:pPr>
      <w:r>
        <w:t>L2TP</w:t>
      </w:r>
    </w:p>
    <w:p w14:paraId="4A9A6D90" w14:textId="139C7F77" w:rsidR="00D4505E" w:rsidRDefault="00D4505E" w:rsidP="00522A3C">
      <w:pPr>
        <w:pStyle w:val="ListParagraph"/>
        <w:numPr>
          <w:ilvl w:val="1"/>
          <w:numId w:val="12"/>
        </w:numPr>
        <w:jc w:val="both"/>
      </w:pPr>
      <w:r>
        <w:t>Extension of PPTP</w:t>
      </w:r>
    </w:p>
    <w:p w14:paraId="75D2BCC9" w14:textId="00EDA00F" w:rsidR="00D4505E" w:rsidRDefault="00D4505E" w:rsidP="00522A3C">
      <w:pPr>
        <w:pStyle w:val="ListParagraph"/>
        <w:numPr>
          <w:ilvl w:val="1"/>
          <w:numId w:val="12"/>
        </w:numPr>
        <w:jc w:val="both"/>
      </w:pPr>
      <w:r>
        <w:t>Tunnel Layer 2 Traffic over layer three connections</w:t>
      </w:r>
    </w:p>
    <w:p w14:paraId="37221240" w14:textId="7E58FB2D" w:rsidR="00FA52F3" w:rsidRDefault="00FA52F3" w:rsidP="00522A3C">
      <w:pPr>
        <w:pStyle w:val="ListParagraph"/>
        <w:numPr>
          <w:ilvl w:val="1"/>
          <w:numId w:val="12"/>
        </w:numPr>
        <w:jc w:val="both"/>
      </w:pPr>
      <w:r>
        <w:t>“Bridge” Remote Lan’s</w:t>
      </w:r>
      <w:r w:rsidR="008A68F7">
        <w:t xml:space="preserve"> – same subnet</w:t>
      </w:r>
    </w:p>
    <w:p w14:paraId="36A8E383" w14:textId="6036F96B" w:rsidR="008A68F7" w:rsidRDefault="008A68F7" w:rsidP="00522A3C">
      <w:pPr>
        <w:pStyle w:val="ListParagraph"/>
        <w:numPr>
          <w:ilvl w:val="1"/>
          <w:numId w:val="12"/>
        </w:numPr>
        <w:jc w:val="both"/>
      </w:pPr>
      <w:r>
        <w:t>No encryption by-default</w:t>
      </w:r>
    </w:p>
    <w:p w14:paraId="68D4D645" w14:textId="698623C6" w:rsidR="008A68F7" w:rsidRDefault="008A68F7" w:rsidP="00522A3C">
      <w:pPr>
        <w:pStyle w:val="ListParagraph"/>
        <w:numPr>
          <w:ilvl w:val="1"/>
          <w:numId w:val="12"/>
        </w:numPr>
        <w:jc w:val="both"/>
      </w:pPr>
      <w:r>
        <w:t>Can use IPsec</w:t>
      </w:r>
    </w:p>
    <w:p w14:paraId="4E5811E5" w14:textId="6E5E06FA" w:rsidR="00C731BC" w:rsidRDefault="00C731BC" w:rsidP="00522A3C">
      <w:pPr>
        <w:pStyle w:val="ListParagraph"/>
        <w:numPr>
          <w:ilvl w:val="0"/>
          <w:numId w:val="12"/>
        </w:numPr>
        <w:ind w:left="2160"/>
        <w:jc w:val="both"/>
      </w:pPr>
      <w:r>
        <w:t>PPTP</w:t>
      </w:r>
    </w:p>
    <w:p w14:paraId="283EAA32" w14:textId="42CD8D40" w:rsidR="003A1C75" w:rsidRDefault="003A1C75" w:rsidP="00522A3C">
      <w:pPr>
        <w:pStyle w:val="ListParagraph"/>
        <w:numPr>
          <w:ilvl w:val="1"/>
          <w:numId w:val="12"/>
        </w:numPr>
        <w:jc w:val="both"/>
      </w:pPr>
      <w:r>
        <w:t>obsolete</w:t>
      </w:r>
    </w:p>
    <w:p w14:paraId="5CACD125" w14:textId="56ECCDBB" w:rsidR="00C731BC" w:rsidRDefault="00C731BC" w:rsidP="00522A3C">
      <w:pPr>
        <w:pStyle w:val="ListParagraph"/>
        <w:numPr>
          <w:ilvl w:val="0"/>
          <w:numId w:val="12"/>
        </w:numPr>
        <w:ind w:left="2160"/>
        <w:jc w:val="both"/>
      </w:pPr>
      <w:r>
        <w:t xml:space="preserve">SSL </w:t>
      </w:r>
      <w:r w:rsidR="004F0E57">
        <w:t xml:space="preserve">VPN </w:t>
      </w:r>
      <w:r>
        <w:t>&amp; TLS</w:t>
      </w:r>
    </w:p>
    <w:p w14:paraId="2B60A9B9" w14:textId="61B4710E" w:rsidR="003A1C75" w:rsidRDefault="003A1C75" w:rsidP="00522A3C">
      <w:pPr>
        <w:pStyle w:val="ListParagraph"/>
        <w:numPr>
          <w:ilvl w:val="1"/>
          <w:numId w:val="12"/>
        </w:numPr>
        <w:jc w:val="both"/>
      </w:pPr>
      <w:r>
        <w:lastRenderedPageBreak/>
        <w:t>App-specific encryption (e.g., SMPT, FTP, XMPP, NNTP, HTTP/s)</w:t>
      </w:r>
    </w:p>
    <w:p w14:paraId="62621EDE" w14:textId="202D3593" w:rsidR="00BB3BCA" w:rsidRDefault="00BB3BCA" w:rsidP="00522A3C">
      <w:pPr>
        <w:pStyle w:val="ListParagraph"/>
        <w:numPr>
          <w:ilvl w:val="1"/>
          <w:numId w:val="12"/>
        </w:numPr>
        <w:jc w:val="both"/>
      </w:pPr>
      <w:r>
        <w:t>Application Layer 7</w:t>
      </w:r>
    </w:p>
    <w:p w14:paraId="04F49852" w14:textId="759FF524" w:rsidR="003A1C75" w:rsidRDefault="003A1C75" w:rsidP="00522A3C">
      <w:pPr>
        <w:pStyle w:val="ListParagraph"/>
        <w:numPr>
          <w:ilvl w:val="1"/>
          <w:numId w:val="12"/>
        </w:numPr>
        <w:jc w:val="both"/>
      </w:pPr>
      <w:r>
        <w:t>TLS new version of SSL</w:t>
      </w:r>
    </w:p>
    <w:p w14:paraId="3B62F7C4" w14:textId="55B867E5" w:rsidR="003A1C75" w:rsidRDefault="003A1C75" w:rsidP="00522A3C">
      <w:pPr>
        <w:pStyle w:val="ListParagraph"/>
        <w:numPr>
          <w:ilvl w:val="1"/>
          <w:numId w:val="12"/>
        </w:numPr>
        <w:jc w:val="both"/>
      </w:pPr>
      <w:r>
        <w:t xml:space="preserve">No need for </w:t>
      </w:r>
      <w:r w:rsidR="00E86290">
        <w:t xml:space="preserve">special </w:t>
      </w:r>
      <w:r>
        <w:t>software client for most cases</w:t>
      </w:r>
      <w:r w:rsidR="00304C4B">
        <w:t xml:space="preserve"> (</w:t>
      </w:r>
      <w:r w:rsidR="004D3106">
        <w:t>browser based</w:t>
      </w:r>
      <w:r w:rsidR="001B2D92">
        <w:t>/clientless</w:t>
      </w:r>
      <w:r w:rsidR="004D3106">
        <w:t xml:space="preserve"> with optional </w:t>
      </w:r>
      <w:r w:rsidR="00304C4B">
        <w:t>thin client)</w:t>
      </w:r>
      <w:r w:rsidR="006F2E7C">
        <w:t xml:space="preserve"> - remote access</w:t>
      </w:r>
    </w:p>
    <w:p w14:paraId="7380199B" w14:textId="146CBC53" w:rsidR="00D57208" w:rsidRDefault="00D57208" w:rsidP="00522A3C">
      <w:pPr>
        <w:pStyle w:val="ListParagraph"/>
        <w:numPr>
          <w:ilvl w:val="1"/>
          <w:numId w:val="12"/>
        </w:numPr>
        <w:jc w:val="both"/>
      </w:pPr>
      <w:r>
        <w:t>Portal through web browser to access application</w:t>
      </w:r>
    </w:p>
    <w:p w14:paraId="2A817EEA" w14:textId="1A2E4BB6" w:rsidR="00D57208" w:rsidRDefault="00D57208" w:rsidP="00522A3C">
      <w:pPr>
        <w:pStyle w:val="ListParagraph"/>
        <w:numPr>
          <w:ilvl w:val="1"/>
          <w:numId w:val="12"/>
        </w:numPr>
        <w:jc w:val="both"/>
      </w:pPr>
      <w:r>
        <w:t xml:space="preserve">Used everywhere because HTTPS traffic </w:t>
      </w:r>
      <w:r w:rsidR="00062FED">
        <w:t xml:space="preserve">most </w:t>
      </w:r>
      <w:r>
        <w:t xml:space="preserve">allowed </w:t>
      </w:r>
      <w:r w:rsidR="000B71BD">
        <w:t>(wi-fi public hotspots)</w:t>
      </w:r>
    </w:p>
    <w:p w14:paraId="40777909" w14:textId="39351028" w:rsidR="00C731BC" w:rsidRDefault="00C731BC" w:rsidP="00522A3C">
      <w:pPr>
        <w:pStyle w:val="ListParagraph"/>
        <w:numPr>
          <w:ilvl w:val="0"/>
          <w:numId w:val="12"/>
        </w:numPr>
        <w:ind w:left="2160"/>
        <w:jc w:val="both"/>
      </w:pPr>
      <w:r>
        <w:t>OpenVPN</w:t>
      </w:r>
      <w:r w:rsidR="00056A03">
        <w:t xml:space="preserve"> (more on this later)</w:t>
      </w:r>
    </w:p>
    <w:p w14:paraId="43B9A30D" w14:textId="6BF3A58D" w:rsidR="00284BCA" w:rsidRDefault="00284BCA" w:rsidP="00522A3C">
      <w:pPr>
        <w:pStyle w:val="ListParagraph"/>
        <w:numPr>
          <w:ilvl w:val="1"/>
          <w:numId w:val="12"/>
        </w:numPr>
        <w:jc w:val="both"/>
      </w:pPr>
      <w:r>
        <w:t>Open-Source</w:t>
      </w:r>
    </w:p>
    <w:p w14:paraId="292E1CB2" w14:textId="03458435" w:rsidR="00C63A94" w:rsidRDefault="00C63A94" w:rsidP="00522A3C">
      <w:pPr>
        <w:pStyle w:val="ListParagraph"/>
        <w:numPr>
          <w:ilvl w:val="1"/>
          <w:numId w:val="12"/>
        </w:numPr>
        <w:jc w:val="both"/>
      </w:pPr>
      <w:r>
        <w:t>Point-to-point</w:t>
      </w:r>
    </w:p>
    <w:p w14:paraId="1CEDA492" w14:textId="7B851F06" w:rsidR="00C63A94" w:rsidRDefault="00C63A94" w:rsidP="00522A3C">
      <w:pPr>
        <w:pStyle w:val="ListParagraph"/>
        <w:numPr>
          <w:ilvl w:val="1"/>
          <w:numId w:val="12"/>
        </w:numPr>
        <w:jc w:val="both"/>
      </w:pPr>
      <w:r>
        <w:t>Site-to-site</w:t>
      </w:r>
    </w:p>
    <w:p w14:paraId="3D04129B" w14:textId="1002EEE3" w:rsidR="00C63A94" w:rsidRDefault="00C63A94" w:rsidP="00522A3C">
      <w:pPr>
        <w:pStyle w:val="ListParagraph"/>
        <w:numPr>
          <w:ilvl w:val="1"/>
          <w:numId w:val="12"/>
        </w:numPr>
        <w:jc w:val="both"/>
      </w:pPr>
      <w:r>
        <w:t>Custom security based on SSL/TLS</w:t>
      </w:r>
    </w:p>
    <w:p w14:paraId="5FB9F64B" w14:textId="14B4AE6E" w:rsidR="00C731BC" w:rsidRDefault="00C731BC" w:rsidP="00522A3C">
      <w:pPr>
        <w:pStyle w:val="ListParagraph"/>
        <w:numPr>
          <w:ilvl w:val="0"/>
          <w:numId w:val="12"/>
        </w:numPr>
        <w:ind w:left="2160"/>
        <w:jc w:val="both"/>
      </w:pPr>
      <w:r>
        <w:t>SSH</w:t>
      </w:r>
    </w:p>
    <w:p w14:paraId="15A9FA48" w14:textId="79B6AD51" w:rsidR="00040EAC" w:rsidRDefault="00040EAC" w:rsidP="00522A3C">
      <w:pPr>
        <w:pStyle w:val="ListParagraph"/>
        <w:numPr>
          <w:ilvl w:val="1"/>
          <w:numId w:val="12"/>
        </w:numPr>
        <w:jc w:val="both"/>
      </w:pPr>
      <w:r>
        <w:t>Any network service encryption</w:t>
      </w:r>
    </w:p>
    <w:p w14:paraId="7023E626" w14:textId="5B517E5C" w:rsidR="00040EAC" w:rsidRDefault="00040EAC" w:rsidP="00522A3C">
      <w:pPr>
        <w:pStyle w:val="ListParagraph"/>
        <w:numPr>
          <w:ilvl w:val="1"/>
          <w:numId w:val="12"/>
        </w:numPr>
        <w:jc w:val="both"/>
      </w:pPr>
      <w:r>
        <w:t>Client-to-site/server</w:t>
      </w:r>
    </w:p>
    <w:p w14:paraId="60696D01" w14:textId="5486ABE1" w:rsidR="00FC52A9" w:rsidRDefault="00FC52A9" w:rsidP="00522A3C">
      <w:pPr>
        <w:pStyle w:val="ListParagraph"/>
        <w:numPr>
          <w:ilvl w:val="1"/>
          <w:numId w:val="12"/>
        </w:numPr>
        <w:jc w:val="both"/>
      </w:pPr>
      <w:r>
        <w:t>Used in F</w:t>
      </w:r>
      <w:r w:rsidR="0093220C">
        <w:t xml:space="preserve">ile Transfer </w:t>
      </w:r>
      <w:r>
        <w:t>P</w:t>
      </w:r>
      <w:r w:rsidR="0093220C">
        <w:t>rotocols</w:t>
      </w:r>
      <w:r>
        <w:t xml:space="preserve"> mechanisms</w:t>
      </w:r>
    </w:p>
    <w:p w14:paraId="4795FD32" w14:textId="338972AD" w:rsidR="00A86DAF" w:rsidRDefault="00A86DAF" w:rsidP="00522A3C">
      <w:pPr>
        <w:pStyle w:val="ListParagraph"/>
        <w:numPr>
          <w:ilvl w:val="0"/>
          <w:numId w:val="12"/>
        </w:numPr>
        <w:ind w:left="2160"/>
        <w:jc w:val="both"/>
      </w:pPr>
      <w:r>
        <w:t>VPLS</w:t>
      </w:r>
    </w:p>
    <w:p w14:paraId="3B01266C" w14:textId="2B30220F" w:rsidR="002A5CAD" w:rsidRDefault="002A5CAD" w:rsidP="00522A3C">
      <w:pPr>
        <w:pStyle w:val="ListParagraph"/>
        <w:numPr>
          <w:ilvl w:val="1"/>
          <w:numId w:val="12"/>
        </w:numPr>
        <w:jc w:val="both"/>
      </w:pPr>
      <w:r>
        <w:t>L2 bridging used in ISP’s</w:t>
      </w:r>
      <w:r w:rsidR="00165B3E">
        <w:t xml:space="preserve"> or big corporate disjoint networks</w:t>
      </w:r>
      <w:r w:rsidR="0059529E">
        <w:t>.</w:t>
      </w:r>
      <w:r>
        <w:t xml:space="preserve"> </w:t>
      </w:r>
      <w:r w:rsidR="00765D3B">
        <w:t>(</w:t>
      </w:r>
      <w:r w:rsidR="00385023">
        <w:t>Old</w:t>
      </w:r>
      <w:r w:rsidR="00765D3B">
        <w:t xml:space="preserve"> method </w:t>
      </w:r>
      <w:r w:rsidR="00226C59">
        <w:t xml:space="preserve">was </w:t>
      </w:r>
      <w:r w:rsidR="00765D3B">
        <w:t>L2TP</w:t>
      </w:r>
      <w:r w:rsidR="00226C59">
        <w:t>.</w:t>
      </w:r>
      <w:r w:rsidR="00385023">
        <w:t xml:space="preserve"> </w:t>
      </w:r>
      <w:r w:rsidR="00226C59">
        <w:t>A</w:t>
      </w:r>
      <w:r w:rsidR="00A51BDC">
        <w:t xml:space="preserve"> use case could be </w:t>
      </w:r>
      <w:r w:rsidR="00385023">
        <w:t>e.g., from ADSL end-user to Broadband Remote Access Server (BRAS)</w:t>
      </w:r>
      <w:r w:rsidR="00EB0129">
        <w:t xml:space="preserve"> </w:t>
      </w:r>
      <w:sdt>
        <w:sdtPr>
          <w:id w:val="-938757224"/>
          <w:citation/>
        </w:sdtPr>
        <w:sdtEndPr/>
        <w:sdtContent>
          <w:r w:rsidR="00EB0129">
            <w:fldChar w:fldCharType="begin"/>
          </w:r>
          <w:r w:rsidR="00EB0129">
            <w:instrText xml:space="preserve"> CITATION Lay211 \l 1033 </w:instrText>
          </w:r>
          <w:r w:rsidR="00EB0129">
            <w:fldChar w:fldCharType="separate"/>
          </w:r>
          <w:r w:rsidR="00457D0D" w:rsidRPr="00457D0D">
            <w:rPr>
              <w:noProof/>
            </w:rPr>
            <w:t>[46]</w:t>
          </w:r>
          <w:r w:rsidR="00EB0129">
            <w:fldChar w:fldCharType="end"/>
          </w:r>
        </w:sdtContent>
      </w:sdt>
      <w:r w:rsidR="00765D3B">
        <w:t>)</w:t>
      </w:r>
      <w:r w:rsidR="00EB0129">
        <w:t>.</w:t>
      </w:r>
    </w:p>
    <w:p w14:paraId="036F6EBB" w14:textId="43453411" w:rsidR="00A86DAF" w:rsidRDefault="00A86DAF" w:rsidP="00522A3C">
      <w:pPr>
        <w:pStyle w:val="ListParagraph"/>
        <w:numPr>
          <w:ilvl w:val="0"/>
          <w:numId w:val="12"/>
        </w:numPr>
        <w:ind w:left="2160"/>
        <w:jc w:val="both"/>
      </w:pPr>
      <w:r>
        <w:t xml:space="preserve">MPLS </w:t>
      </w:r>
      <w:r w:rsidR="00782398">
        <w:t xml:space="preserve">L3 </w:t>
      </w:r>
      <w:r>
        <w:t>VPN</w:t>
      </w:r>
    </w:p>
    <w:p w14:paraId="10AB1E20" w14:textId="2401DEC0" w:rsidR="004D6D24" w:rsidRDefault="00CF0E5D" w:rsidP="00522A3C">
      <w:pPr>
        <w:pStyle w:val="ListParagraph"/>
        <w:numPr>
          <w:ilvl w:val="1"/>
          <w:numId w:val="12"/>
        </w:numPr>
        <w:jc w:val="both"/>
      </w:pPr>
      <w:r>
        <w:t>Communication between b</w:t>
      </w:r>
      <w:r w:rsidR="002A5CAD">
        <w:t xml:space="preserve">usiness branches </w:t>
      </w:r>
      <w:r w:rsidR="000407CB">
        <w:t xml:space="preserve">with </w:t>
      </w:r>
      <w:r w:rsidR="000D1706">
        <w:t>encryption and</w:t>
      </w:r>
      <w:r w:rsidR="0013528C">
        <w:t xml:space="preserve"> traffic forwarding </w:t>
      </w:r>
      <w:r w:rsidR="002A5CAD">
        <w:t>between them on ISP</w:t>
      </w:r>
      <w:r w:rsidR="0013528C">
        <w:t>’s</w:t>
      </w:r>
      <w:r w:rsidR="002A5CAD">
        <w:t xml:space="preserve"> side</w:t>
      </w:r>
      <w:r w:rsidR="00BE2838">
        <w:t xml:space="preserve"> used above any </w:t>
      </w:r>
      <w:r w:rsidR="008E5628">
        <w:t xml:space="preserve">first-mile </w:t>
      </w:r>
      <w:r w:rsidR="00701B7A">
        <w:t xml:space="preserve">from business/customer perspective </w:t>
      </w:r>
      <w:r w:rsidR="00BE2838">
        <w:t>link typically leased line</w:t>
      </w:r>
      <w:r w:rsidR="0013528C">
        <w:t>.</w:t>
      </w:r>
    </w:p>
    <w:p w14:paraId="06B2C5CE" w14:textId="446279A6" w:rsidR="00276284" w:rsidRDefault="005D28CC" w:rsidP="00276284">
      <w:pPr>
        <w:ind w:left="1440"/>
        <w:jc w:val="both"/>
      </w:pPr>
      <w:r>
        <w:t>Et al.</w:t>
      </w:r>
    </w:p>
    <w:tbl>
      <w:tblPr>
        <w:tblStyle w:val="TableGrid"/>
        <w:tblW w:w="0" w:type="auto"/>
        <w:jc w:val="center"/>
        <w:tblLook w:val="04A0" w:firstRow="1" w:lastRow="0" w:firstColumn="1" w:lastColumn="0" w:noHBand="0" w:noVBand="1"/>
      </w:tblPr>
      <w:tblGrid>
        <w:gridCol w:w="2636"/>
        <w:gridCol w:w="2637"/>
        <w:gridCol w:w="2637"/>
      </w:tblGrid>
      <w:tr w:rsidR="00873839" w:rsidRPr="001B06AB" w14:paraId="14541A81" w14:textId="77777777" w:rsidTr="00276284">
        <w:trPr>
          <w:jc w:val="center"/>
        </w:trPr>
        <w:tc>
          <w:tcPr>
            <w:tcW w:w="2636" w:type="dxa"/>
            <w:shd w:val="clear" w:color="auto" w:fill="EEEEEE"/>
          </w:tcPr>
          <w:p w14:paraId="6D3BC53A" w14:textId="409E54A2" w:rsidR="00873839" w:rsidRPr="001B06AB" w:rsidRDefault="00873839" w:rsidP="00AD5462">
            <w:pPr>
              <w:jc w:val="center"/>
              <w:rPr>
                <w:b/>
                <w:bCs/>
              </w:rPr>
            </w:pPr>
            <w:r w:rsidRPr="001B06AB">
              <w:rPr>
                <w:b/>
                <w:bCs/>
              </w:rPr>
              <w:t>Features</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873839" w14:paraId="2EFBAE6D" w14:textId="77777777" w:rsidTr="00276284">
        <w:trPr>
          <w:jc w:val="center"/>
        </w:trPr>
        <w:tc>
          <w:tcPr>
            <w:tcW w:w="2636" w:type="dxa"/>
          </w:tcPr>
          <w:p w14:paraId="48956371" w14:textId="206FB365" w:rsidR="00873839" w:rsidRPr="001B06AB" w:rsidRDefault="00DA0983" w:rsidP="00522A3C">
            <w:pPr>
              <w:jc w:val="both"/>
              <w:rPr>
                <w:i/>
                <w:iCs/>
              </w:rPr>
            </w:pPr>
            <w:r w:rsidRPr="001B06AB">
              <w:rPr>
                <w:i/>
                <w:iCs/>
              </w:rPr>
              <w:t>Identity authentication</w:t>
            </w:r>
          </w:p>
        </w:tc>
        <w:tc>
          <w:tcPr>
            <w:tcW w:w="2637" w:type="dxa"/>
          </w:tcPr>
          <w:p w14:paraId="2614B148" w14:textId="34F771E3" w:rsidR="00873839" w:rsidRDefault="00DA0983" w:rsidP="00522A3C">
            <w:pPr>
              <w:jc w:val="both"/>
            </w:pPr>
            <w:r>
              <w:t>One-way authentication Mutual authentication Digital certificate</w:t>
            </w:r>
          </w:p>
        </w:tc>
        <w:tc>
          <w:tcPr>
            <w:tcW w:w="2637" w:type="dxa"/>
          </w:tcPr>
          <w:p w14:paraId="02E1E430" w14:textId="59E8CD95" w:rsidR="00873839" w:rsidRDefault="00DA0983" w:rsidP="00522A3C">
            <w:pPr>
              <w:jc w:val="both"/>
            </w:pPr>
            <w:r>
              <w:t>Mutual authentication Digital certificate</w:t>
            </w:r>
          </w:p>
        </w:tc>
      </w:tr>
      <w:tr w:rsidR="00873839" w14:paraId="487440EC" w14:textId="77777777" w:rsidTr="00276284">
        <w:trPr>
          <w:jc w:val="center"/>
        </w:trPr>
        <w:tc>
          <w:tcPr>
            <w:tcW w:w="2636" w:type="dxa"/>
          </w:tcPr>
          <w:p w14:paraId="6CCBFAF3" w14:textId="77704A6E" w:rsidR="00873839" w:rsidRPr="001B06AB" w:rsidRDefault="00DA0983" w:rsidP="00DA0983">
            <w:pPr>
              <w:jc w:val="center"/>
              <w:rPr>
                <w:i/>
                <w:iCs/>
              </w:rPr>
            </w:pPr>
            <w:r w:rsidRPr="001B06AB">
              <w:rPr>
                <w:i/>
                <w:iCs/>
              </w:rPr>
              <w:t>Encryption</w:t>
            </w:r>
          </w:p>
        </w:tc>
        <w:tc>
          <w:tcPr>
            <w:tcW w:w="2637" w:type="dxa"/>
          </w:tcPr>
          <w:p w14:paraId="68673A9B" w14:textId="4B65384C" w:rsidR="00873839" w:rsidRDefault="00DA0983" w:rsidP="00522A3C">
            <w:pPr>
              <w:jc w:val="both"/>
            </w:pPr>
            <w:r>
              <w:t>strong</w:t>
            </w:r>
          </w:p>
        </w:tc>
        <w:tc>
          <w:tcPr>
            <w:tcW w:w="2637" w:type="dxa"/>
          </w:tcPr>
          <w:p w14:paraId="5B402FBD" w14:textId="2796C461" w:rsidR="00873839" w:rsidRDefault="00DA0983" w:rsidP="00522A3C">
            <w:pPr>
              <w:jc w:val="both"/>
            </w:pPr>
            <w:r>
              <w:t>Very strong</w:t>
            </w:r>
          </w:p>
        </w:tc>
      </w:tr>
      <w:tr w:rsidR="00873839" w14:paraId="3BBF61E2" w14:textId="77777777" w:rsidTr="00276284">
        <w:trPr>
          <w:jc w:val="center"/>
        </w:trPr>
        <w:tc>
          <w:tcPr>
            <w:tcW w:w="2636" w:type="dxa"/>
          </w:tcPr>
          <w:p w14:paraId="79898A12" w14:textId="12C14A49" w:rsidR="00873839" w:rsidRPr="001B06AB" w:rsidRDefault="00DA0983" w:rsidP="00522A3C">
            <w:pPr>
              <w:jc w:val="both"/>
              <w:rPr>
                <w:i/>
                <w:iCs/>
              </w:rPr>
            </w:pPr>
            <w:r w:rsidRPr="001B06AB">
              <w:rPr>
                <w:i/>
                <w:iCs/>
              </w:rPr>
              <w:t>Encryption type</w:t>
            </w:r>
          </w:p>
        </w:tc>
        <w:tc>
          <w:tcPr>
            <w:tcW w:w="2637" w:type="dxa"/>
          </w:tcPr>
          <w:p w14:paraId="2C82D21F" w14:textId="53B67A83" w:rsidR="00873839" w:rsidRDefault="00DA0983" w:rsidP="00522A3C">
            <w:pPr>
              <w:jc w:val="both"/>
            </w:pPr>
            <w:r>
              <w:t>Key length 40 bits to 128 bits</w:t>
            </w:r>
          </w:p>
        </w:tc>
        <w:tc>
          <w:tcPr>
            <w:tcW w:w="2637" w:type="dxa"/>
          </w:tcPr>
          <w:p w14:paraId="31C3B339" w14:textId="45899477" w:rsidR="00873839" w:rsidRDefault="00DA0983" w:rsidP="00522A3C">
            <w:pPr>
              <w:jc w:val="both"/>
            </w:pPr>
            <w:r>
              <w:t>Key length 56 bit to 256 bits</w:t>
            </w:r>
          </w:p>
        </w:tc>
      </w:tr>
      <w:tr w:rsidR="00873839" w14:paraId="6C53E978" w14:textId="77777777" w:rsidTr="00276284">
        <w:trPr>
          <w:jc w:val="center"/>
        </w:trPr>
        <w:tc>
          <w:tcPr>
            <w:tcW w:w="2636" w:type="dxa"/>
          </w:tcPr>
          <w:p w14:paraId="381ADC37" w14:textId="4BF45ACE" w:rsidR="00873839" w:rsidRPr="001B06AB" w:rsidRDefault="00DA0983" w:rsidP="00522A3C">
            <w:pPr>
              <w:jc w:val="both"/>
              <w:rPr>
                <w:i/>
                <w:iCs/>
              </w:rPr>
            </w:pPr>
            <w:r w:rsidRPr="001B06AB">
              <w:rPr>
                <w:i/>
                <w:iCs/>
              </w:rPr>
              <w:t>Full security</w:t>
            </w:r>
          </w:p>
        </w:tc>
        <w:tc>
          <w:tcPr>
            <w:tcW w:w="2637" w:type="dxa"/>
          </w:tcPr>
          <w:p w14:paraId="797EFDE6" w14:textId="59CA49CD" w:rsidR="00873839" w:rsidRDefault="008A6287" w:rsidP="00522A3C">
            <w:pPr>
              <w:jc w:val="both"/>
            </w:pPr>
            <w:r>
              <w:t>E2E</w:t>
            </w:r>
          </w:p>
        </w:tc>
        <w:tc>
          <w:tcPr>
            <w:tcW w:w="2637" w:type="dxa"/>
          </w:tcPr>
          <w:p w14:paraId="17DF4B2E" w14:textId="661E718B" w:rsidR="00873839" w:rsidRDefault="00DA0983" w:rsidP="00522A3C">
            <w:pPr>
              <w:jc w:val="both"/>
            </w:pPr>
            <w:r>
              <w:t>Network edge to the client, encryption only between the VPN gateway</w:t>
            </w:r>
          </w:p>
        </w:tc>
      </w:tr>
      <w:tr w:rsidR="00873839" w14:paraId="783566B3" w14:textId="77777777" w:rsidTr="00276284">
        <w:trPr>
          <w:jc w:val="center"/>
        </w:trPr>
        <w:tc>
          <w:tcPr>
            <w:tcW w:w="2636" w:type="dxa"/>
          </w:tcPr>
          <w:p w14:paraId="6A307E8D" w14:textId="2E9D657C" w:rsidR="00873839" w:rsidRPr="001B06AB" w:rsidRDefault="00DA0983" w:rsidP="00522A3C">
            <w:pPr>
              <w:jc w:val="both"/>
              <w:rPr>
                <w:i/>
                <w:iCs/>
              </w:rPr>
            </w:pPr>
            <w:r w:rsidRPr="001B06AB">
              <w:rPr>
                <w:i/>
                <w:iCs/>
              </w:rPr>
              <w:t>Access</w:t>
            </w:r>
          </w:p>
        </w:tc>
        <w:tc>
          <w:tcPr>
            <w:tcW w:w="2637" w:type="dxa"/>
          </w:tcPr>
          <w:p w14:paraId="6173DF08" w14:textId="7BB938F8" w:rsidR="00873839" w:rsidRDefault="00DA0983" w:rsidP="00522A3C">
            <w:pPr>
              <w:jc w:val="both"/>
            </w:pPr>
            <w:r>
              <w:t>Easy Selection at anytime, anywhere</w:t>
            </w:r>
            <w:r w:rsidR="008A6287">
              <w:t>, No Firewall blocking policy</w:t>
            </w:r>
          </w:p>
        </w:tc>
        <w:tc>
          <w:tcPr>
            <w:tcW w:w="2637" w:type="dxa"/>
          </w:tcPr>
          <w:p w14:paraId="354020C1" w14:textId="773E88C6" w:rsidR="00873839" w:rsidRDefault="00DA0983" w:rsidP="00522A3C">
            <w:pPr>
              <w:jc w:val="both"/>
            </w:pPr>
            <w:r>
              <w:t>Access restrictions to the defined controlled user access</w:t>
            </w:r>
            <w:r w:rsidR="008A6287">
              <w:t>. Firewall policy may deny it</w:t>
            </w:r>
          </w:p>
        </w:tc>
      </w:tr>
      <w:tr w:rsidR="00873839" w14:paraId="1ABA2098" w14:textId="77777777" w:rsidTr="00276284">
        <w:trPr>
          <w:jc w:val="center"/>
        </w:trPr>
        <w:tc>
          <w:tcPr>
            <w:tcW w:w="2636" w:type="dxa"/>
          </w:tcPr>
          <w:p w14:paraId="33B1D205" w14:textId="35AF3E76" w:rsidR="00873839" w:rsidRPr="001B06AB" w:rsidRDefault="00DA0983" w:rsidP="00522A3C">
            <w:pPr>
              <w:jc w:val="both"/>
              <w:rPr>
                <w:i/>
                <w:iCs/>
              </w:rPr>
            </w:pPr>
            <w:r w:rsidRPr="001B06AB">
              <w:rPr>
                <w:i/>
                <w:iCs/>
              </w:rPr>
              <w:t>Installation</w:t>
            </w:r>
          </w:p>
        </w:tc>
        <w:tc>
          <w:tcPr>
            <w:tcW w:w="2637" w:type="dxa"/>
          </w:tcPr>
          <w:p w14:paraId="47D2E05C" w14:textId="46E05504" w:rsidR="00873839" w:rsidRDefault="00DA0983" w:rsidP="00522A3C">
            <w:pPr>
              <w:jc w:val="both"/>
            </w:pPr>
            <w:r>
              <w:t>Easy</w:t>
            </w:r>
          </w:p>
        </w:tc>
        <w:tc>
          <w:tcPr>
            <w:tcW w:w="2637" w:type="dxa"/>
          </w:tcPr>
          <w:p w14:paraId="7FF5FB64" w14:textId="18966978" w:rsidR="00873839" w:rsidRDefault="00DA0983" w:rsidP="00522A3C">
            <w:pPr>
              <w:jc w:val="both"/>
            </w:pPr>
            <w:r>
              <w:t>Complex</w:t>
            </w:r>
          </w:p>
        </w:tc>
      </w:tr>
      <w:tr w:rsidR="00873839" w14:paraId="0A670D10" w14:textId="77777777" w:rsidTr="00276284">
        <w:trPr>
          <w:jc w:val="center"/>
        </w:trPr>
        <w:tc>
          <w:tcPr>
            <w:tcW w:w="2636" w:type="dxa"/>
          </w:tcPr>
          <w:p w14:paraId="71812508" w14:textId="68487FC7" w:rsidR="00873839" w:rsidRPr="001B06AB" w:rsidRDefault="00DA0983" w:rsidP="00522A3C">
            <w:pPr>
              <w:jc w:val="both"/>
              <w:rPr>
                <w:i/>
                <w:iCs/>
              </w:rPr>
            </w:pPr>
            <w:r w:rsidRPr="001B06AB">
              <w:rPr>
                <w:i/>
                <w:iCs/>
              </w:rPr>
              <w:t>Application</w:t>
            </w:r>
          </w:p>
        </w:tc>
        <w:tc>
          <w:tcPr>
            <w:tcW w:w="2637" w:type="dxa"/>
          </w:tcPr>
          <w:p w14:paraId="02769E7E" w14:textId="00994AF0" w:rsidR="00873839" w:rsidRDefault="00DA0983" w:rsidP="00522A3C">
            <w:pPr>
              <w:jc w:val="both"/>
            </w:pPr>
            <w:r>
              <w:t>Web</w:t>
            </w:r>
            <w:r w:rsidR="001B06AB">
              <w:t>,</w:t>
            </w:r>
            <w:r>
              <w:t xml:space="preserve"> File sharing</w:t>
            </w:r>
            <w:r w:rsidR="001B06AB">
              <w:t>,</w:t>
            </w:r>
            <w:r>
              <w:t xml:space="preserve"> Email</w:t>
            </w:r>
          </w:p>
        </w:tc>
        <w:tc>
          <w:tcPr>
            <w:tcW w:w="2637" w:type="dxa"/>
          </w:tcPr>
          <w:p w14:paraId="1BAB018C" w14:textId="28335AE2" w:rsidR="00873839" w:rsidRDefault="00DA0983" w:rsidP="00522A3C">
            <w:pPr>
              <w:jc w:val="both"/>
            </w:pPr>
            <w:r>
              <w:t>All protocol based on IP service</w:t>
            </w:r>
          </w:p>
        </w:tc>
      </w:tr>
      <w:tr w:rsidR="00873839" w14:paraId="46BBB1A5" w14:textId="77777777" w:rsidTr="00276284">
        <w:trPr>
          <w:jc w:val="center"/>
        </w:trPr>
        <w:tc>
          <w:tcPr>
            <w:tcW w:w="2636" w:type="dxa"/>
          </w:tcPr>
          <w:p w14:paraId="2E6CE7F2" w14:textId="44D22D5D" w:rsidR="00873839" w:rsidRPr="001B06AB" w:rsidRDefault="00DA0983" w:rsidP="00522A3C">
            <w:pPr>
              <w:jc w:val="both"/>
              <w:rPr>
                <w:i/>
                <w:iCs/>
              </w:rPr>
            </w:pPr>
            <w:r w:rsidRPr="001B06AB">
              <w:rPr>
                <w:i/>
                <w:iCs/>
              </w:rPr>
              <w:lastRenderedPageBreak/>
              <w:t>User</w:t>
            </w:r>
          </w:p>
        </w:tc>
        <w:tc>
          <w:tcPr>
            <w:tcW w:w="2637" w:type="dxa"/>
          </w:tcPr>
          <w:p w14:paraId="230AED2E" w14:textId="344B60A6" w:rsidR="00873839" w:rsidRDefault="00DA0983" w:rsidP="00522A3C">
            <w:pPr>
              <w:jc w:val="both"/>
            </w:pPr>
            <w:r>
              <w:t>Customers, partners, suppliers, users, remote users more</w:t>
            </w:r>
          </w:p>
        </w:tc>
        <w:tc>
          <w:tcPr>
            <w:tcW w:w="2637" w:type="dxa"/>
          </w:tcPr>
          <w:p w14:paraId="7539D560" w14:textId="235C2C07" w:rsidR="00873839" w:rsidRDefault="00DA0983" w:rsidP="00522A3C">
            <w:pPr>
              <w:jc w:val="both"/>
            </w:pPr>
            <w:r>
              <w:t>Internal users</w:t>
            </w:r>
          </w:p>
        </w:tc>
      </w:tr>
      <w:tr w:rsidR="00873839" w14:paraId="7CC0CA74" w14:textId="77777777" w:rsidTr="00276284">
        <w:trPr>
          <w:jc w:val="center"/>
        </w:trPr>
        <w:tc>
          <w:tcPr>
            <w:tcW w:w="2636" w:type="dxa"/>
          </w:tcPr>
          <w:p w14:paraId="299AE4D4" w14:textId="0E190B82" w:rsidR="00873839" w:rsidRPr="001B06AB" w:rsidRDefault="00DA0983" w:rsidP="00522A3C">
            <w:pPr>
              <w:jc w:val="both"/>
              <w:rPr>
                <w:i/>
                <w:iCs/>
              </w:rPr>
            </w:pPr>
            <w:r w:rsidRPr="001B06AB">
              <w:rPr>
                <w:i/>
                <w:iCs/>
              </w:rPr>
              <w:t>network</w:t>
            </w:r>
          </w:p>
        </w:tc>
        <w:tc>
          <w:tcPr>
            <w:tcW w:w="2637" w:type="dxa"/>
          </w:tcPr>
          <w:p w14:paraId="36496358" w14:textId="4E5CB2C8" w:rsidR="00873839" w:rsidRDefault="00DA0983" w:rsidP="00522A3C">
            <w:pPr>
              <w:jc w:val="both"/>
            </w:pPr>
            <w:r>
              <w:t>Operates at layer 4-7</w:t>
            </w:r>
          </w:p>
        </w:tc>
        <w:tc>
          <w:tcPr>
            <w:tcW w:w="2637" w:type="dxa"/>
          </w:tcPr>
          <w:p w14:paraId="38750800" w14:textId="0E2DDFC4" w:rsidR="00873839" w:rsidRDefault="00DA0983" w:rsidP="00522A3C">
            <w:pPr>
              <w:jc w:val="both"/>
            </w:pPr>
            <w:r>
              <w:t>Operates at layer 3</w:t>
            </w:r>
          </w:p>
        </w:tc>
      </w:tr>
      <w:tr w:rsidR="00873839" w14:paraId="6C825E1A" w14:textId="77777777" w:rsidTr="00276284">
        <w:trPr>
          <w:jc w:val="center"/>
        </w:trPr>
        <w:tc>
          <w:tcPr>
            <w:tcW w:w="2636" w:type="dxa"/>
          </w:tcPr>
          <w:p w14:paraId="3E97398D" w14:textId="13D61C55" w:rsidR="00873839" w:rsidRPr="001B06AB" w:rsidRDefault="00DA0983" w:rsidP="00522A3C">
            <w:pPr>
              <w:jc w:val="both"/>
              <w:rPr>
                <w:i/>
                <w:iCs/>
              </w:rPr>
            </w:pPr>
            <w:r w:rsidRPr="001B06AB">
              <w:rPr>
                <w:i/>
                <w:iCs/>
              </w:rPr>
              <w:t>Gateway location</w:t>
            </w:r>
          </w:p>
        </w:tc>
        <w:tc>
          <w:tcPr>
            <w:tcW w:w="2637" w:type="dxa"/>
          </w:tcPr>
          <w:p w14:paraId="4A87AB7E" w14:textId="6F5E2EB5" w:rsidR="00873839" w:rsidRDefault="00DA0983" w:rsidP="00522A3C">
            <w:pPr>
              <w:jc w:val="both"/>
            </w:pPr>
            <w:r>
              <w:t>Usually deployed behind the firewall</w:t>
            </w:r>
          </w:p>
        </w:tc>
        <w:tc>
          <w:tcPr>
            <w:tcW w:w="2637" w:type="dxa"/>
          </w:tcPr>
          <w:p w14:paraId="51CACF5F" w14:textId="0FB27E1F" w:rsidR="00873839" w:rsidRDefault="00DA0983" w:rsidP="00522A3C">
            <w:pPr>
              <w:jc w:val="both"/>
            </w:pPr>
            <w:r>
              <w:t>Usually implemented on the firewall</w:t>
            </w:r>
          </w:p>
        </w:tc>
      </w:tr>
      <w:tr w:rsidR="00DA0983" w14:paraId="2BF768EE" w14:textId="77777777" w:rsidTr="00276284">
        <w:trPr>
          <w:jc w:val="center"/>
        </w:trPr>
        <w:tc>
          <w:tcPr>
            <w:tcW w:w="2636" w:type="dxa"/>
          </w:tcPr>
          <w:p w14:paraId="64A981A9" w14:textId="7CB42E8A" w:rsidR="00DA0983" w:rsidRPr="001B06AB" w:rsidRDefault="00DA0983" w:rsidP="00522A3C">
            <w:pPr>
              <w:jc w:val="both"/>
              <w:rPr>
                <w:i/>
                <w:iCs/>
              </w:rPr>
            </w:pPr>
            <w:r w:rsidRPr="001B06AB">
              <w:rPr>
                <w:i/>
                <w:iCs/>
              </w:rPr>
              <w:t>Scalable</w:t>
            </w:r>
          </w:p>
        </w:tc>
        <w:tc>
          <w:tcPr>
            <w:tcW w:w="2637" w:type="dxa"/>
          </w:tcPr>
          <w:p w14:paraId="55E015EC" w14:textId="026958EF" w:rsidR="00DA0983" w:rsidRDefault="00DA0983" w:rsidP="00522A3C">
            <w:pPr>
              <w:jc w:val="both"/>
            </w:pPr>
            <w:r>
              <w:t>Easy configuration and expansion</w:t>
            </w:r>
          </w:p>
        </w:tc>
        <w:tc>
          <w:tcPr>
            <w:tcW w:w="2637" w:type="dxa"/>
          </w:tcPr>
          <w:p w14:paraId="10B5DD4C" w14:textId="1950461C" w:rsidR="00DA0983" w:rsidRDefault="00DA0983" w:rsidP="00522A3C">
            <w:pPr>
              <w:jc w:val="both"/>
            </w:pPr>
            <w:r>
              <w:t>Easy expanding at the server end but difficult for the client</w:t>
            </w:r>
          </w:p>
        </w:tc>
      </w:tr>
      <w:tr w:rsidR="00873839" w14:paraId="7AE5C048" w14:textId="77777777" w:rsidTr="00276284">
        <w:trPr>
          <w:jc w:val="center"/>
        </w:trPr>
        <w:tc>
          <w:tcPr>
            <w:tcW w:w="2636" w:type="dxa"/>
          </w:tcPr>
          <w:p w14:paraId="04C4DA48" w14:textId="2C355B2C" w:rsidR="00873839" w:rsidRPr="001B06AB" w:rsidRDefault="00DA0983" w:rsidP="00522A3C">
            <w:pPr>
              <w:jc w:val="both"/>
              <w:rPr>
                <w:i/>
                <w:iCs/>
              </w:rPr>
            </w:pPr>
            <w:r w:rsidRPr="001B06AB">
              <w:rPr>
                <w:i/>
                <w:iCs/>
              </w:rPr>
              <w:t>Cost</w:t>
            </w:r>
          </w:p>
        </w:tc>
        <w:tc>
          <w:tcPr>
            <w:tcW w:w="2637" w:type="dxa"/>
          </w:tcPr>
          <w:p w14:paraId="0EF6AAB1" w14:textId="7CB5662A" w:rsidR="00873839" w:rsidRDefault="00DA0983" w:rsidP="00522A3C">
            <w:pPr>
              <w:jc w:val="both"/>
            </w:pPr>
            <w:r>
              <w:t>Low</w:t>
            </w:r>
          </w:p>
        </w:tc>
        <w:tc>
          <w:tcPr>
            <w:tcW w:w="2637" w:type="dxa"/>
          </w:tcPr>
          <w:p w14:paraId="27FEF410" w14:textId="549A8408" w:rsidR="00873839" w:rsidRDefault="00DA0983" w:rsidP="00522A3C">
            <w:pPr>
              <w:jc w:val="both"/>
            </w:pPr>
            <w:r>
              <w:t>High</w:t>
            </w:r>
          </w:p>
        </w:tc>
      </w:tr>
    </w:tbl>
    <w:p w14:paraId="65009DD5" w14:textId="77777777" w:rsidR="00873839" w:rsidRPr="004D6D24" w:rsidRDefault="00873839" w:rsidP="00522A3C">
      <w:pPr>
        <w:ind w:left="1440"/>
        <w:jc w:val="both"/>
      </w:pPr>
    </w:p>
    <w:p w14:paraId="7B446980" w14:textId="7DFB5192" w:rsidR="00C028CF" w:rsidRPr="00C028CF" w:rsidRDefault="006343DC" w:rsidP="00C028CF">
      <w:pPr>
        <w:pStyle w:val="Heading2"/>
      </w:pPr>
      <w:bookmarkStart w:id="60" w:name="_Toc89480409"/>
      <w:bookmarkStart w:id="61" w:name="_Toc89629739"/>
      <w:r>
        <w:t>Anonymous Network communication</w:t>
      </w:r>
      <w:bookmarkEnd w:id="60"/>
      <w:bookmarkEnd w:id="61"/>
    </w:p>
    <w:p w14:paraId="77231176" w14:textId="3BAA2EE3" w:rsidR="00FB3C74" w:rsidRPr="00FB3C74" w:rsidRDefault="00C028CF" w:rsidP="00A441BE">
      <w:pPr>
        <w:ind w:left="720"/>
      </w:pPr>
      <w:r>
        <w:t xml:space="preserve">Tor consists of a network of relay servers which are run by volunteers all over the world. </w:t>
      </w:r>
      <w:r w:rsidR="00FB3C74">
        <w:t xml:space="preserve">When people hear about The Onion Router (Tor) </w:t>
      </w:r>
      <w:r w:rsidR="00F73B2D">
        <w:t xml:space="preserve">which is implementation of </w:t>
      </w:r>
      <w:r w:rsidR="00F57CF0">
        <w:t xml:space="preserve">onion </w:t>
      </w:r>
      <w:r w:rsidR="00F73B2D">
        <w:t xml:space="preserve">routing </w:t>
      </w:r>
      <w:r w:rsidR="004E15D1">
        <w:t>(and it is called this way because onions have layers and this networking protocol also has layers) t</w:t>
      </w:r>
      <w:r w:rsidR="00FB3C74">
        <w:t>he first thing that comes in mind is the Dark</w:t>
      </w:r>
      <w:r w:rsidR="00511EC8">
        <w:t>-web</w:t>
      </w:r>
      <w:r w:rsidR="000716B5">
        <w:t xml:space="preserve"> aka Tor hidden services</w:t>
      </w:r>
      <w:r w:rsidR="00511EC8">
        <w:t xml:space="preserve">, </w:t>
      </w:r>
      <w:r w:rsidR="00FB3C74">
        <w:t>Deep</w:t>
      </w:r>
      <w:r w:rsidR="00511EC8">
        <w:t>-web</w:t>
      </w:r>
      <w:r w:rsidR="00FB3C74">
        <w:t>,</w:t>
      </w:r>
      <w:r w:rsidR="00511EC8">
        <w:t xml:space="preserve"> </w:t>
      </w:r>
      <w:r w:rsidR="00FB3C74">
        <w:t>Services-web</w:t>
      </w:r>
      <w:r w:rsidR="000716B5">
        <w:t xml:space="preserve"> and</w:t>
      </w:r>
      <w:r w:rsidR="00FB3C74">
        <w:t xml:space="preserve"> is a different part from how Tor works in a conceptual term of encryption and traffic forwarding.</w:t>
      </w:r>
      <w:r w:rsidR="00D971C5">
        <w:t xml:space="preserve"> </w:t>
      </w:r>
      <w:r w:rsidR="00A441BE">
        <w:t>Tor differs from confidentiality which is usually associated with encryption</w:t>
      </w:r>
      <w:r w:rsidR="00656BEE">
        <w:t xml:space="preserve"> (e.g., encrypting messages) and even if some people see and get these messages can’t read what it is but sometimes, we don’t want people to see at all in first place that we sent messages</w:t>
      </w:r>
      <w:r w:rsidR="005C3911">
        <w:t xml:space="preserve">. </w:t>
      </w:r>
      <w:r w:rsidR="00D971C5">
        <w:t>Below in summary everything is explained from previous statements.</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140E2133" w:rsidR="006343DC" w:rsidRDefault="00ED696B" w:rsidP="00CE3DC3">
      <w:pPr>
        <w:pStyle w:val="Heading3"/>
      </w:pPr>
      <w:bookmarkStart w:id="62" w:name="_Toc89480410"/>
      <w:bookmarkStart w:id="63" w:name="_Toc89629740"/>
      <w:r>
        <w:t xml:space="preserve">The Onion Routing </w:t>
      </w:r>
      <w:r w:rsidR="006B4916">
        <w:t>-</w:t>
      </w:r>
      <w:r>
        <w:t xml:space="preserve"> </w:t>
      </w:r>
      <w:r w:rsidR="00CE3DC3">
        <w:t>How it works</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62"/>
      <w:bookmarkEnd w:id="63"/>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6F35E571" w14:textId="0B43041A" w:rsidR="00733005" w:rsidRDefault="00FB3C74" w:rsidP="00720897">
      <w:pPr>
        <w:ind w:left="1080"/>
      </w:pPr>
      <w:r>
        <w:t>Tor</w:t>
      </w:r>
      <w:r w:rsidR="003F70A7" w:rsidRPr="003F70A7">
        <w:t xml:space="preserve"> is a </w:t>
      </w:r>
      <w:r w:rsidR="00875D18">
        <w:t>circuit based low-latency anonymous communication service</w:t>
      </w:r>
      <w:sdt>
        <w:sdtPr>
          <w:id w:val="-361820424"/>
          <w:citation/>
        </w:sdtPr>
        <w:sdtEndPr/>
        <w:sdtContent>
          <w:r w:rsidR="00875D18">
            <w:fldChar w:fldCharType="begin"/>
          </w:r>
          <w:r w:rsidR="00875D18">
            <w:instrText xml:space="preserve"> CITATION Din21 \l 1033 </w:instrText>
          </w:r>
          <w:r w:rsidR="00875D18">
            <w:fldChar w:fldCharType="separate"/>
          </w:r>
          <w:r w:rsidR="00457D0D">
            <w:rPr>
              <w:noProof/>
            </w:rPr>
            <w:t xml:space="preserve"> </w:t>
          </w:r>
          <w:r w:rsidR="00457D0D" w:rsidRPr="00457D0D">
            <w:rPr>
              <w:noProof/>
            </w:rPr>
            <w:t>[48]</w:t>
          </w:r>
          <w:r w:rsidR="00875D18">
            <w:fldChar w:fldCharType="end"/>
          </w:r>
        </w:sdtContent>
      </w:sdt>
      <w:r w:rsidR="00875D18">
        <w:t xml:space="preserve"> basically a</w:t>
      </w:r>
      <w:r w:rsidR="00056890">
        <w:t>n overlay</w:t>
      </w:r>
      <w:r w:rsidR="00875D18">
        <w:t xml:space="preserve"> </w:t>
      </w:r>
      <w:r w:rsidR="003F70A7" w:rsidRPr="003F70A7">
        <w:t xml:space="preserve">network of virtual tunnels </w:t>
      </w:r>
      <w:r w:rsidR="00AB0495">
        <w:t xml:space="preserve">over a public network </w:t>
      </w:r>
      <w:r w:rsidR="001C026E">
        <w:t>and not inherently a peer-to-per network</w:t>
      </w:r>
      <w:r w:rsidR="0055681C">
        <w:t>.</w:t>
      </w:r>
      <w:r w:rsidR="001C026E">
        <w:t xml:space="preserve"> </w:t>
      </w:r>
      <w:r w:rsidR="0055681C">
        <w:t>T</w:t>
      </w:r>
      <w:r w:rsidR="003F70A7" w:rsidRPr="003F70A7">
        <w:t>hat allows you to improve your privacy and security on the Internet</w:t>
      </w:r>
      <w:r w:rsidR="001C026E">
        <w:t xml:space="preserve"> (anonymity)</w:t>
      </w:r>
      <w:r w:rsidR="00FC4D32">
        <w:t xml:space="preserve"> on TCP-based application like web browsing, secure shell and instant messaging</w:t>
      </w:r>
      <w:r w:rsidR="002659DD">
        <w:t xml:space="preserve"> et al</w:t>
      </w:r>
      <w:r w:rsidR="003F70A7" w:rsidRPr="003F70A7">
        <w:t xml:space="preserve">. Tor works </w:t>
      </w:r>
      <w:r w:rsidR="005C4DF7">
        <w:t>(</w:t>
      </w:r>
      <w:r w:rsidR="003F70A7" w:rsidRPr="003F70A7">
        <w:t xml:space="preserve">by </w:t>
      </w:r>
      <w:r w:rsidR="005C4DF7">
        <w:t xml:space="preserve">bouncing connections to different routers so they’ re hard to track and provides anonymity) </w:t>
      </w:r>
      <w:r w:rsidR="003F70A7" w:rsidRPr="003F70A7">
        <w:t>sending your traffic through three random servers (also known as </w:t>
      </w:r>
      <w:r w:rsidR="003F70A7" w:rsidRPr="00515E35">
        <w:rPr>
          <w:i/>
          <w:iCs/>
        </w:rPr>
        <w:t>relays</w:t>
      </w:r>
      <w:r w:rsidR="003F70A7" w:rsidRPr="003F70A7">
        <w:t>) in the Tor network</w:t>
      </w:r>
      <w:r w:rsidR="003F70A7">
        <w:t xml:space="preserve"> from through the </w:t>
      </w:r>
      <w:r w:rsidR="00515E35">
        <w:t>Browser</w:t>
      </w:r>
      <w:r w:rsidR="003F70A7">
        <w:t xml:space="preserve"> to</w:t>
      </w:r>
      <w:r w:rsidR="00AB6B09">
        <w:t xml:space="preserve"> host</w:t>
      </w:r>
      <w:r w:rsidR="001C026E">
        <w:t xml:space="preserve"> adapter</w:t>
      </w:r>
      <w:r w:rsidR="00AB6B09">
        <w:t>s</w:t>
      </w:r>
      <w:r w:rsidR="003F70A7">
        <w:t xml:space="preserve"> interface encapsulated </w:t>
      </w:r>
      <w:r w:rsidR="00AB6B09">
        <w:t>from</w:t>
      </w:r>
      <w:r w:rsidR="003F70A7">
        <w:t xml:space="preserve"> application Layer</w:t>
      </w:r>
      <w:r w:rsidR="00AB6B09">
        <w:t xml:space="preserve"> in several layers of encryption, analogous to </w:t>
      </w:r>
      <w:r w:rsidR="00AB6B09">
        <w:t>encapsulation in the OSI layer 7 model</w:t>
      </w:r>
      <w:r w:rsidR="009834FB">
        <w:t xml:space="preserve"> </w:t>
      </w:r>
      <w:sdt>
        <w:sdtPr>
          <w:id w:val="-473292738"/>
          <w:citation/>
        </w:sdtPr>
        <w:sdtEndPr/>
        <w:sdtContent>
          <w:r w:rsidR="009834FB">
            <w:fldChar w:fldCharType="begin"/>
          </w:r>
          <w:r w:rsidR="009834FB">
            <w:instrText xml:space="preserve"> CITATION Zim80 \l 1033 </w:instrText>
          </w:r>
          <w:r w:rsidR="009834FB">
            <w:fldChar w:fldCharType="separate"/>
          </w:r>
          <w:r w:rsidR="00457D0D" w:rsidRPr="00457D0D">
            <w:rPr>
              <w:noProof/>
            </w:rPr>
            <w:t>[49]</w:t>
          </w:r>
          <w:r w:rsidR="009834FB">
            <w:fldChar w:fldCharType="end"/>
          </w:r>
        </w:sdtContent>
      </w:sdt>
      <w:r w:rsidR="00BE71B9">
        <w:t>.</w:t>
      </w:r>
      <w:r w:rsidR="004F4E14">
        <w:t xml:space="preserve"> </w:t>
      </w:r>
      <w:r w:rsidR="00BE71B9">
        <w:t>T</w:t>
      </w:r>
      <w:r w:rsidR="004F4E14">
        <w:t>he resulting ‘onion’ is a fully encapsulated message</w:t>
      </w:r>
      <w:r w:rsidR="00652935">
        <w:t xml:space="preserve"> which been </w:t>
      </w:r>
      <w:r w:rsidR="00BE71B9">
        <w:t xml:space="preserve">then </w:t>
      </w:r>
      <w:r w:rsidR="00652935">
        <w:t>routed by onion routers</w:t>
      </w:r>
      <w:r w:rsidR="00E03628">
        <w:t xml:space="preserve"> (partitioned in equally 512B cell messages in onion network in order to create indistinguishable traffic movement for making tracking almost impossible at least inside the Tor network)</w:t>
      </w:r>
      <w:r w:rsidR="00812E91">
        <w:t>,</w:t>
      </w:r>
      <w:r w:rsidR="00E367D6">
        <w:t xml:space="preserve"> </w:t>
      </w:r>
      <w:r w:rsidR="00CB2F6A">
        <w:t>a series of nodes in a network with each node peeling away a layer of the ‘onion’ and therefore uncovering the data’s next destination</w:t>
      </w:r>
      <w:r w:rsidR="003F70A7" w:rsidRPr="003F70A7">
        <w:t xml:space="preserve">. The last relay in the circuit (the “exit relay”) then sends the traffic out onto the public </w:t>
      </w:r>
      <w:r w:rsidR="00BB7732">
        <w:t>by striping the last security layer of encryption</w:t>
      </w:r>
      <w:r w:rsidR="00660998">
        <w:t xml:space="preserve"> ‘onion’</w:t>
      </w:r>
      <w:r w:rsidR="00BB7732">
        <w:t xml:space="preserve"> </w:t>
      </w:r>
      <w:r w:rsidR="00CB2F6A">
        <w:t xml:space="preserve">(so you might </w:t>
      </w:r>
      <w:r w:rsidR="00703898">
        <w:t>be</w:t>
      </w:r>
      <w:r w:rsidR="00CB2F6A">
        <w:t xml:space="preserve"> getting a plaintext</w:t>
      </w:r>
      <w:r w:rsidR="00C00354">
        <w:t xml:space="preserve"> of the original message</w:t>
      </w:r>
      <w:r w:rsidR="00CB2F6A">
        <w:t xml:space="preserve">) </w:t>
      </w:r>
      <w:r w:rsidR="00BB7732">
        <w:t xml:space="preserve">to the </w:t>
      </w:r>
      <w:r w:rsidR="003F70A7" w:rsidRPr="003F70A7">
        <w:t>Internet</w:t>
      </w:r>
      <w:r w:rsidR="00660998">
        <w:t xml:space="preserve"> while keeping the original author </w:t>
      </w:r>
      <w:r w:rsidR="00660998">
        <w:lastRenderedPageBreak/>
        <w:t>anonymous because each node in the networks is only aware of the preceding and following nodes in the path (except</w:t>
      </w:r>
      <w:r w:rsidR="006D1E3D">
        <w:t xml:space="preserve"> the first node that knows who actually the sender is, but doesn’t know the final destination)</w:t>
      </w:r>
      <w:r w:rsidR="001C026E">
        <w:t xml:space="preserve"> without any extra added encryption except if the original socket was made upon an encrypted-based-service</w:t>
      </w:r>
      <w:r w:rsidR="00B511BB">
        <w:t xml:space="preserve"> (e.g., HTTPS)</w:t>
      </w:r>
      <w:r w:rsidR="001B2DA4">
        <w:t xml:space="preserve">, so the last exit-node is </w:t>
      </w:r>
      <w:r w:rsidR="001B2DA4">
        <w:t>basically to your behalf is acting like a proxy</w:t>
      </w:r>
      <w:r w:rsidR="003F70A7" w:rsidRPr="003F70A7">
        <w:t>.</w:t>
      </w:r>
    </w:p>
    <w:p w14:paraId="46E826B1" w14:textId="79BCD532" w:rsidR="0012423D" w:rsidRDefault="0012423D" w:rsidP="00720897">
      <w:pPr>
        <w:ind w:left="1080"/>
      </w:pPr>
      <w:r w:rsidRPr="0012423D">
        <w:t xml:space="preserve">This has led to </w:t>
      </w:r>
      <w:r w:rsidR="003555B1">
        <w:t>‘</w:t>
      </w:r>
      <w:r w:rsidRPr="0012423D">
        <w:t>attacks’ on which the NSA runs servers in order to attempt to be the first and last nodes in the network. If the NSA server is the first node, it knows where the message is from. If the NSA server is the last node, it knows the final destination and what the message says</w:t>
      </w:r>
      <w:r>
        <w:t xml:space="preserve"> </w:t>
      </w:r>
      <w:sdt>
        <w:sdtPr>
          <w:id w:val="-201327579"/>
          <w:citation/>
        </w:sdtPr>
        <w:sdtEndPr/>
        <w:sdtContent>
          <w:r>
            <w:fldChar w:fldCharType="begin"/>
          </w:r>
          <w:r>
            <w:instrText xml:space="preserve"> CITATION Sch21 \l 1033 </w:instrText>
          </w:r>
          <w:r>
            <w:fldChar w:fldCharType="separate"/>
          </w:r>
          <w:r w:rsidR="00457D0D" w:rsidRPr="00457D0D">
            <w:rPr>
              <w:noProof/>
            </w:rPr>
            <w:t>[50]</w:t>
          </w:r>
          <w:r>
            <w:fldChar w:fldCharType="end"/>
          </w:r>
        </w:sdtContent>
      </w:sdt>
      <w:r w:rsidRPr="0012423D">
        <w:t>.</w:t>
      </w:r>
    </w:p>
    <w:p w14:paraId="7885052F" w14:textId="77777777" w:rsidR="00DC64D4" w:rsidRDefault="00DC64D4" w:rsidP="00CF3BFC">
      <w:pPr>
        <w:keepNext/>
        <w:ind w:left="1080"/>
        <w:jc w:val="center"/>
        <w:sectPr w:rsidR="00DC64D4" w:rsidSect="00406F6B">
          <w:type w:val="continuous"/>
          <w:pgSz w:w="12240" w:h="15840"/>
          <w:pgMar w:top="1440" w:right="1440" w:bottom="1440" w:left="1440" w:header="720" w:footer="720" w:gutter="0"/>
          <w:pgNumType w:start="14"/>
          <w:cols w:num="2" w:sep="1" w:space="720"/>
          <w:docGrid w:linePitch="360"/>
        </w:sectPr>
      </w:pPr>
    </w:p>
    <w:p w14:paraId="5E39EB02" w14:textId="5F526F4F" w:rsidR="008446CB" w:rsidRDefault="00CF3BFC" w:rsidP="00CF3BFC">
      <w:pPr>
        <w:keepNext/>
        <w:ind w:left="1080"/>
        <w:jc w:val="center"/>
      </w:pPr>
      <w:r>
        <w:rPr>
          <w:noProof/>
        </w:rPr>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2D42B25C" w:rsidR="00BF3754" w:rsidRDefault="00BF3754" w:rsidP="00BF3754">
      <w:pPr>
        <w:pStyle w:val="Caption"/>
        <w:jc w:val="center"/>
      </w:pPr>
      <w:bookmarkStart w:id="64" w:name="_Ref89170843"/>
      <w:bookmarkStart w:id="65" w:name="_Toc89172098"/>
      <w:bookmarkStart w:id="66" w:name="_Toc89630663"/>
      <w:r>
        <w:t xml:space="preserve">Figure </w:t>
      </w:r>
      <w:fldSimple w:instr=" SEQ Figure \* ARABIC ">
        <w:r w:rsidR="00835A94">
          <w:rPr>
            <w:noProof/>
          </w:rPr>
          <w:t>8</w:t>
        </w:r>
      </w:fldSimple>
      <w:bookmarkEnd w:id="64"/>
      <w:r>
        <w:t xml:space="preserve"> </w:t>
      </w:r>
      <w:hyperlink r:id="rId31" w:history="1">
        <w:r w:rsidRPr="00C305AA">
          <w:rPr>
            <w:rStyle w:val="Hyperlink"/>
          </w:rPr>
          <w:t>https://tb-manual.torproject.org/about/</w:t>
        </w:r>
        <w:bookmarkEnd w:id="66"/>
      </w:hyperlink>
      <w:bookmarkEnd w:id="65"/>
    </w:p>
    <w:p w14:paraId="50795677" w14:textId="5B86668D"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1 </w:t>
      </w:r>
      <w:r w:rsidR="004D1BCC">
        <w:rPr>
          <w:rFonts w:asciiTheme="minorHAnsi" w:eastAsiaTheme="minorHAnsi" w:hAnsiTheme="minorHAnsi" w:cstheme="minorBidi"/>
          <w:sz w:val="22"/>
          <w:szCs w:val="22"/>
        </w:rPr>
        <w:t xml:space="preserve">(Entry-guard) </w:t>
      </w:r>
      <w:r w:rsidRPr="00944384">
        <w:rPr>
          <w:rFonts w:asciiTheme="minorHAnsi" w:eastAsiaTheme="minorHAnsi" w:hAnsiTheme="minorHAnsi" w:cstheme="minorBidi"/>
          <w:sz w:val="22"/>
          <w:szCs w:val="22"/>
        </w:rPr>
        <w:t>knows who you are, but not where you're going.</w:t>
      </w:r>
    </w:p>
    <w:p w14:paraId="59F6E43A" w14:textId="7B9C798F"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2 </w:t>
      </w:r>
      <w:r w:rsidR="00C81824">
        <w:rPr>
          <w:rFonts w:asciiTheme="minorHAnsi" w:eastAsiaTheme="minorHAnsi" w:hAnsiTheme="minorHAnsi" w:cstheme="minorBidi"/>
          <w:sz w:val="22"/>
          <w:szCs w:val="22"/>
        </w:rPr>
        <w:t xml:space="preserve">(middle node) </w:t>
      </w:r>
      <w:r w:rsidRPr="00944384">
        <w:rPr>
          <w:rFonts w:asciiTheme="minorHAnsi" w:eastAsiaTheme="minorHAnsi" w:hAnsiTheme="minorHAnsi" w:cstheme="minorBidi"/>
          <w:sz w:val="22"/>
          <w:szCs w:val="22"/>
        </w:rPr>
        <w:t>only knows where to forward it in the network.</w:t>
      </w:r>
    </w:p>
    <w:p w14:paraId="1CA05C82" w14:textId="57BCF47E" w:rsidR="00BF3754" w:rsidRDefault="00944384" w:rsidP="00055C72">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3 </w:t>
      </w:r>
      <w:r w:rsidR="004D1BCC">
        <w:rPr>
          <w:rFonts w:asciiTheme="minorHAnsi" w:eastAsiaTheme="minorHAnsi" w:hAnsiTheme="minorHAnsi" w:cstheme="minorBidi"/>
          <w:sz w:val="22"/>
          <w:szCs w:val="22"/>
        </w:rPr>
        <w:t xml:space="preserve">(exit-node) </w:t>
      </w:r>
      <w:r w:rsidRPr="00944384">
        <w:rPr>
          <w:rFonts w:asciiTheme="minorHAnsi" w:eastAsiaTheme="minorHAnsi" w:hAnsiTheme="minorHAnsi" w:cstheme="minorBidi"/>
          <w:sz w:val="22"/>
          <w:szCs w:val="22"/>
        </w:rPr>
        <w:t>knows where you're going, but not who you are.</w:t>
      </w:r>
    </w:p>
    <w:p w14:paraId="06FC7652" w14:textId="4D690EC3" w:rsidR="00055C72" w:rsidRPr="00055C72" w:rsidRDefault="00E136C4" w:rsidP="00E136C4">
      <w:pPr>
        <w:pStyle w:val="Heading4"/>
        <w:rPr>
          <w:rFonts w:eastAsiaTheme="minorHAnsi"/>
        </w:rPr>
      </w:pPr>
      <w:r>
        <w:rPr>
          <w:rFonts w:eastAsiaTheme="minorHAnsi"/>
        </w:rPr>
        <w:t>Example</w:t>
      </w:r>
    </w:p>
    <w:p w14:paraId="2E9ED425" w14:textId="77777777" w:rsidR="00DC64D4" w:rsidRDefault="00DC64D4" w:rsidP="003004DD">
      <w:pPr>
        <w:ind w:left="1440"/>
        <w:jc w:val="both"/>
        <w:sectPr w:rsidR="00DC64D4" w:rsidSect="00665B00">
          <w:type w:val="continuous"/>
          <w:pgSz w:w="12240" w:h="15840"/>
          <w:pgMar w:top="1440" w:right="1440" w:bottom="1440" w:left="1440" w:header="720" w:footer="720" w:gutter="0"/>
          <w:cols w:space="720"/>
          <w:docGrid w:linePitch="360"/>
        </w:sectPr>
      </w:pPr>
    </w:p>
    <w:p w14:paraId="525CA307" w14:textId="6D960085" w:rsidR="00720897" w:rsidRDefault="001C026E" w:rsidP="003004DD">
      <w:pPr>
        <w:ind w:left="1440"/>
        <w:jc w:val="both"/>
      </w:pPr>
      <w:r w:rsidRPr="001C026E">
        <w:t>The image above</w:t>
      </w:r>
      <w:r w:rsidR="003C3415">
        <w:t xml:space="preserve"> (</w:t>
      </w:r>
      <w:r w:rsidR="003C3415">
        <w:fldChar w:fldCharType="begin"/>
      </w:r>
      <w:r w:rsidR="003C3415">
        <w:instrText xml:space="preserve"> REF _Ref89170843 \h </w:instrText>
      </w:r>
      <w:r w:rsidR="003004DD">
        <w:instrText xml:space="preserve"> \* MERGEFORMAT </w:instrText>
      </w:r>
      <w:r w:rsidR="003C3415">
        <w:fldChar w:fldCharType="separate"/>
      </w:r>
      <w:r w:rsidR="003C3415">
        <w:t xml:space="preserve">Figure </w:t>
      </w:r>
      <w:r w:rsidR="003C3415">
        <w:rPr>
          <w:noProof/>
        </w:rPr>
        <w:t>8</w:t>
      </w:r>
      <w:r w:rsidR="003C3415">
        <w:fldChar w:fldCharType="end"/>
      </w:r>
      <w:r w:rsidR="003C3415">
        <w:t>)</w:t>
      </w:r>
      <w:r w:rsidRPr="001C026E">
        <w:t xml:space="preserve"> illustrates a user browsing to different websites over Tor. The middle computers represent relays in the Tor network, while </w:t>
      </w:r>
      <w:r w:rsidRPr="001C026E">
        <w:t>the three keys represent the layers of encryption</w:t>
      </w:r>
      <w:r w:rsidR="003476CB">
        <w:t xml:space="preserve"> (multiple layers in additive form)</w:t>
      </w:r>
      <w:r w:rsidRPr="001C026E">
        <w:t xml:space="preserve"> between the user and each relay</w:t>
      </w:r>
      <w:r w:rsidR="00723650">
        <w:t>/server</w:t>
      </w:r>
      <w:r w:rsidR="00723650">
        <w:rPr>
          <w:rStyle w:val="FootnoteReference"/>
        </w:rPr>
        <w:footnoteReference w:id="11"/>
      </w:r>
      <w:r w:rsidR="003476CB">
        <w:t xml:space="preserve"> so it confuses the spy what’s </w:t>
      </w:r>
      <w:r w:rsidR="003476CB">
        <w:lastRenderedPageBreak/>
        <w:t>going on</w:t>
      </w:r>
      <w:r w:rsidRPr="001C026E">
        <w:t>.</w:t>
      </w:r>
      <w:r w:rsidR="003C3415">
        <w:t xml:space="preserve"> To expand in further detail </w:t>
      </w:r>
      <w:r w:rsidR="003476CB">
        <w:t xml:space="preserve">no one in this network knows anything about the whole connection, they just know what’s before them and what’s after them. Let’s assume </w:t>
      </w:r>
      <w:r w:rsidR="003C3415">
        <w:t>PC1 (top left) wants to send traffic to PC2 (web server Right)</w:t>
      </w:r>
      <w:r w:rsidR="003476CB">
        <w:t xml:space="preserve"> the first thing that happens is</w:t>
      </w:r>
      <w:r w:rsidR="001C4536">
        <w:t>,</w:t>
      </w:r>
      <w:r w:rsidR="003476CB">
        <w:t xml:space="preserve"> </w:t>
      </w:r>
      <w:r w:rsidR="001C4536">
        <w:t>it gets</w:t>
      </w:r>
      <w:r w:rsidR="003476CB">
        <w:t xml:space="preserve"> </w:t>
      </w:r>
      <w:r w:rsidR="002C52A7">
        <w:t xml:space="preserve">a list of guard nodes to choose from and </w:t>
      </w:r>
      <w:r w:rsidR="003476CB">
        <w:t xml:space="preserve">establishing </w:t>
      </w:r>
      <w:r w:rsidR="00112976">
        <w:t xml:space="preserve">shared symmetric keys (advanced encryption standard aka AES keys) </w:t>
      </w:r>
      <w:r w:rsidR="002C52A7">
        <w:t xml:space="preserve">encryption schema </w:t>
      </w:r>
      <w:r w:rsidR="00112976">
        <w:t>with these 3 nodes (K</w:t>
      </w:r>
      <w:r w:rsidR="00BB7D46">
        <w:t>ey</w:t>
      </w:r>
      <w:r w:rsidR="00112976">
        <w:t>1, K</w:t>
      </w:r>
      <w:r w:rsidR="00BB7D46">
        <w:t>ey</w:t>
      </w:r>
      <w:r w:rsidR="00112976">
        <w:t>2, K</w:t>
      </w:r>
      <w:r w:rsidR="00BB7D46">
        <w:t>ey</w:t>
      </w:r>
      <w:r w:rsidR="00112976">
        <w:t xml:space="preserve">3) </w:t>
      </w:r>
      <w:r w:rsidR="001379B2">
        <w:t>by creating a circuit (</w:t>
      </w:r>
      <w:r w:rsidR="00C028CF">
        <w:t>a pre-built path with at least</w:t>
      </w:r>
      <w:r w:rsidR="001379B2">
        <w:t xml:space="preserve"> 3 hops)</w:t>
      </w:r>
      <w:r w:rsidR="00AB3986">
        <w:rPr>
          <w:rStyle w:val="FootnoteReference"/>
        </w:rPr>
        <w:footnoteReference w:id="12"/>
      </w:r>
      <w:r w:rsidR="00C028CF">
        <w:t xml:space="preserve"> </w:t>
      </w:r>
      <w:r w:rsidR="00C028CF">
        <w:rPr>
          <w:rStyle w:val="FootnoteReference"/>
        </w:rPr>
        <w:footnoteReference w:id="13"/>
      </w:r>
      <w:r w:rsidR="001379B2">
        <w:t xml:space="preserve"> </w:t>
      </w:r>
      <w:r w:rsidR="002C52A7">
        <w:t xml:space="preserve">using key exchange (Diffie-Hellman) </w:t>
      </w:r>
      <w:r w:rsidR="003C3415">
        <w:t xml:space="preserve">the first Tor node is the </w:t>
      </w:r>
      <w:r w:rsidR="0018766B">
        <w:t xml:space="preserve">Entry </w:t>
      </w:r>
      <w:r w:rsidR="003C3415">
        <w:t>guard node that takes the traffic from PC1</w:t>
      </w:r>
      <w:r w:rsidR="00BB7D46">
        <w:t xml:space="preserve"> in an encrypted format 3 times (Key1, Key2, Key3)</w:t>
      </w:r>
      <w:r w:rsidR="002C52A7">
        <w:t xml:space="preserve">. </w:t>
      </w:r>
      <w:r w:rsidR="003C3415">
        <w:t xml:space="preserve">Then </w:t>
      </w:r>
      <w:r w:rsidR="001C4536">
        <w:t>the e</w:t>
      </w:r>
      <w:r w:rsidR="00BB7D46">
        <w:t>ntry</w:t>
      </w:r>
      <w:r w:rsidR="00985510">
        <w:t>-</w:t>
      </w:r>
      <w:r w:rsidR="001C4536">
        <w:t>guard</w:t>
      </w:r>
      <w:r w:rsidR="00985510">
        <w:t>-</w:t>
      </w:r>
      <w:r w:rsidR="00BB7D46">
        <w:t xml:space="preserve">node </w:t>
      </w:r>
      <w:r w:rsidR="007761DA">
        <w:t xml:space="preserve">decrypts/deciphers/takes off the first encryption layer with Key1 and </w:t>
      </w:r>
      <w:r w:rsidR="003C3415">
        <w:t xml:space="preserve">he is the only one that knows the IP Address of the original source </w:t>
      </w:r>
      <w:r w:rsidR="001C4536">
        <w:t xml:space="preserve">but can’t read the message because it is already encrypted another 2 times </w:t>
      </w:r>
      <w:r w:rsidR="003C3415">
        <w:t xml:space="preserve">later the guard node </w:t>
      </w:r>
      <w:r w:rsidR="00985510">
        <w:t>forwards that message to middle-relay (Key2)</w:t>
      </w:r>
      <w:r w:rsidR="003C3415">
        <w:t>. That</w:t>
      </w:r>
      <w:r w:rsidR="00985510">
        <w:t xml:space="preserve"> middle-relay node does the same and forwards to</w:t>
      </w:r>
      <w:r w:rsidR="003C3415">
        <w:t xml:space="preserve"> exit-node</w:t>
      </w:r>
      <w:r w:rsidR="00985510">
        <w:t xml:space="preserve">. </w:t>
      </w:r>
      <w:r w:rsidR="003C3415">
        <w:t>T</w:t>
      </w:r>
      <w:r w:rsidR="003142FC">
        <w:t xml:space="preserve">he exit-relay </w:t>
      </w:r>
      <w:r w:rsidR="007761DA">
        <w:t xml:space="preserve">then uses his own private Key 3 to strip the last layer of security and unveils the original message </w:t>
      </w:r>
      <w:r w:rsidR="003142FC">
        <w:t xml:space="preserve">then forwards traffic to the server here is where you lose your actual anonymity because the Service you </w:t>
      </w:r>
      <w:r w:rsidR="00A00C9B">
        <w:t>are going to</w:t>
      </w:r>
      <w:r w:rsidR="003142FC">
        <w:t xml:space="preserve"> access knows that you had interaction with it and a log with timestamp but does not know your actual location.</w:t>
      </w:r>
      <w:r w:rsidR="00822763">
        <w:t xml:space="preserve"> Then the reverse process happens</w:t>
      </w:r>
      <w:r w:rsidR="00C9002F">
        <w:t xml:space="preserve"> in backward pass</w:t>
      </w:r>
      <w:r w:rsidR="00822763">
        <w:t xml:space="preserve">. Web server (PC2) send to exit-node as it only knows that this was the Source IP address. The exit-node get the data packet from PC2 it </w:t>
      </w:r>
      <w:r w:rsidR="007761DA">
        <w:t>encrypts</w:t>
      </w:r>
      <w:r w:rsidR="00822763">
        <w:t xml:space="preserve"> them with Key 3</w:t>
      </w:r>
      <w:r w:rsidR="00CC0273">
        <w:t xml:space="preserve"> (first layer added back in)</w:t>
      </w:r>
      <w:r w:rsidR="00822763">
        <w:t xml:space="preserve"> and sees that the new destination IP </w:t>
      </w:r>
      <w:r w:rsidR="00EB66BE">
        <w:t>is</w:t>
      </w:r>
      <w:r w:rsidR="00822763">
        <w:t xml:space="preserve"> the middle node and sends it there the process continues until all layers of security have been </w:t>
      </w:r>
      <w:r w:rsidR="007761DA">
        <w:t>added back together</w:t>
      </w:r>
      <w:r w:rsidR="00822763">
        <w:t xml:space="preserve"> like onion hence the name</w:t>
      </w:r>
      <w:r w:rsidR="00EB66BE">
        <w:t xml:space="preserve"> until reaches Guard node where </w:t>
      </w:r>
      <w:r w:rsidR="007761DA">
        <w:t xml:space="preserve">he has </w:t>
      </w:r>
      <w:r w:rsidR="00EB66BE">
        <w:t>the original location IP address of the original source</w:t>
      </w:r>
      <w:r w:rsidR="007761DA">
        <w:t xml:space="preserve"> that gets the Packet (PC1) and decrypts/decipher all layers of security with 3 Keys</w:t>
      </w:r>
      <w:r w:rsidR="00822763">
        <w:t xml:space="preserve">. The only caveat here is it only works with 3 Tor nodes adding more in between won’t provide better </w:t>
      </w:r>
      <w:r w:rsidR="00822763">
        <w:lastRenderedPageBreak/>
        <w:t>security</w:t>
      </w:r>
      <w:r w:rsidR="00922952">
        <w:t xml:space="preserve"> but it will definitely enhance the delay time and make it </w:t>
      </w:r>
      <w:r w:rsidR="00EB66BE">
        <w:t>slower</w:t>
      </w:r>
      <w:r w:rsidR="00922952">
        <w:t>.</w:t>
      </w:r>
    </w:p>
    <w:p w14:paraId="2BDCF700" w14:textId="6731B394" w:rsidR="00B962DC" w:rsidRPr="005B1845" w:rsidRDefault="00B962DC" w:rsidP="003004DD">
      <w:pPr>
        <w:ind w:left="1440"/>
        <w:jc w:val="both"/>
      </w:pPr>
      <w:r>
        <w:t>So</w:t>
      </w:r>
      <w:r w:rsidR="007E74BC">
        <w:t>,</w:t>
      </w:r>
      <w:r>
        <w:t xml:space="preserve"> to sum up exit-node </w:t>
      </w:r>
      <w:r w:rsidR="00C9002F">
        <w:t xml:space="preserve">(output) </w:t>
      </w:r>
      <w:r>
        <w:t>knows who the server (destination) is because see</w:t>
      </w:r>
      <w:r w:rsidR="00091CAA">
        <w:t>s</w:t>
      </w:r>
      <w:r>
        <w:t xml:space="preserve"> the packet raw as it was sent it from PC1 but does not know who about PC1 only that someone in this Tor network wants to access this web site</w:t>
      </w:r>
      <w:r w:rsidR="007E74BC">
        <w:t xml:space="preserve">. Middle relay doesn’t know anything at all except where to forward the message and another interesting thing is middle-relay does not know either who the entry-guard-node is because the </w:t>
      </w:r>
      <w:r w:rsidR="007E74BC">
        <w:t xml:space="preserve">Tor the way it works is when you decrypt a layer of security (in the process of forward pass before web server gets the message) </w:t>
      </w:r>
      <w:r w:rsidR="00676E98">
        <w:t>you</w:t>
      </w:r>
      <w:r w:rsidR="007E74BC">
        <w:t xml:space="preserve"> </w:t>
      </w:r>
      <w:r w:rsidR="00676E98">
        <w:t>don’t not</w:t>
      </w:r>
      <w:r w:rsidR="007E74BC">
        <w:t xml:space="preserve"> know have many layer</w:t>
      </w:r>
      <w:r w:rsidR="005B1845">
        <w:t>s there are</w:t>
      </w:r>
      <w:r w:rsidR="00C9002F">
        <w:t xml:space="preserve"> left despite we discussed about 3 intermediate nodes concept we know that but the way it works on computers they don’t (it could be more than 3 though)</w:t>
      </w:r>
      <w:r w:rsidR="005B1845">
        <w:t>.</w:t>
      </w:r>
      <w:r w:rsidR="001379B2">
        <w:t xml:space="preserve"> Now the guard node (input) knows that the Client is PC1 with that IP address and it is talking to Tor without knowing the message because of 2 other layers of security in that moment that can’t decrypt.</w:t>
      </w:r>
    </w:p>
    <w:p w14:paraId="34224AA8" w14:textId="77777777" w:rsidR="00DC64D4" w:rsidRDefault="00DC64D4" w:rsidP="00F017F8">
      <w:pPr>
        <w:keepNext/>
        <w:jc w:val="center"/>
        <w:sectPr w:rsidR="00DC64D4" w:rsidSect="00406F6B">
          <w:type w:val="continuous"/>
          <w:pgSz w:w="12240" w:h="15840"/>
          <w:pgMar w:top="1440" w:right="1440" w:bottom="1440" w:left="1440" w:header="720" w:footer="720" w:gutter="0"/>
          <w:cols w:num="2" w:sep="1" w:space="720"/>
          <w:docGrid w:linePitch="360"/>
        </w:sectPr>
      </w:pPr>
    </w:p>
    <w:p w14:paraId="3754FED8" w14:textId="1E3D6397" w:rsidR="00BB7D46" w:rsidRDefault="00BB7D46" w:rsidP="00F017F8">
      <w:pPr>
        <w:keepNext/>
        <w:jc w:val="center"/>
      </w:pPr>
      <w:r w:rsidRPr="00BB7D46">
        <w:rPr>
          <w:noProof/>
        </w:rPr>
        <w:drawing>
          <wp:inline distT="0" distB="0" distL="0" distR="0" wp14:anchorId="59602065" wp14:editId="267A8D15">
            <wp:extent cx="4247020" cy="2419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196" cy="2465023"/>
                    </a:xfrm>
                    <a:prstGeom prst="rect">
                      <a:avLst/>
                    </a:prstGeom>
                  </pic:spPr>
                </pic:pic>
              </a:graphicData>
            </a:graphic>
          </wp:inline>
        </w:drawing>
      </w:r>
    </w:p>
    <w:p w14:paraId="4B3980C2" w14:textId="0B3D514E" w:rsidR="00B962DC" w:rsidRDefault="00BB7D46" w:rsidP="00B962DC">
      <w:pPr>
        <w:pStyle w:val="Caption"/>
        <w:jc w:val="center"/>
      </w:pPr>
      <w:bookmarkStart w:id="67" w:name="_Toc89630664"/>
      <w:r>
        <w:t xml:space="preserve">Figure </w:t>
      </w:r>
      <w:fldSimple w:instr=" SEQ Figure \* ARABIC ">
        <w:r w:rsidR="00835A94">
          <w:rPr>
            <w:noProof/>
          </w:rPr>
          <w:t>9</w:t>
        </w:r>
      </w:fldSimple>
      <w:r>
        <w:t xml:space="preserve"> </w:t>
      </w:r>
      <w:hyperlink r:id="rId33" w:history="1">
        <w:r w:rsidR="00ED696B" w:rsidRPr="002F03A3">
          <w:rPr>
            <w:rStyle w:val="Hyperlink"/>
          </w:rPr>
          <w:t>https://www.youtube.com/watch?v=QRYzre4bf7I</w:t>
        </w:r>
        <w:bookmarkEnd w:id="67"/>
      </w:hyperlink>
    </w:p>
    <w:p w14:paraId="2FA63BD8" w14:textId="47E1ACCD" w:rsidR="00ED696B" w:rsidRDefault="00ED696B" w:rsidP="00ED696B">
      <w:pPr>
        <w:pStyle w:val="Heading3"/>
      </w:pPr>
      <w:bookmarkStart w:id="68" w:name="_Toc89480411"/>
      <w:bookmarkStart w:id="69" w:name="_Toc89629741"/>
      <w:r>
        <w:t>Tor Hidden Services – How it works</w:t>
      </w:r>
      <w:bookmarkEnd w:id="68"/>
      <w:bookmarkEnd w:id="69"/>
    </w:p>
    <w:p w14:paraId="6F300382" w14:textId="77777777" w:rsidR="00BD1098" w:rsidRDefault="00BD1098" w:rsidP="00ED696B">
      <w:pPr>
        <w:ind w:left="1080"/>
        <w:sectPr w:rsidR="00BD1098" w:rsidSect="00FD2774">
          <w:type w:val="continuous"/>
          <w:pgSz w:w="12240" w:h="15840"/>
          <w:pgMar w:top="1440" w:right="1440" w:bottom="1440" w:left="1440" w:header="720" w:footer="720" w:gutter="0"/>
          <w:pgNumType w:start="1"/>
          <w:cols w:space="720"/>
          <w:docGrid w:linePitch="360"/>
        </w:sectPr>
      </w:pPr>
    </w:p>
    <w:p w14:paraId="37AF18F4" w14:textId="6BE7F588" w:rsidR="00ED696B" w:rsidRDefault="00F52857" w:rsidP="00ED696B">
      <w:pPr>
        <w:ind w:left="1080"/>
      </w:pPr>
      <w:r>
        <w:t>Tor Hidden Services (THS)</w:t>
      </w:r>
      <w:r w:rsidR="00382312">
        <w:t>(HS)</w:t>
      </w:r>
      <w:r>
        <w:t xml:space="preserve"> </w:t>
      </w:r>
      <w:r w:rsidR="00473A62">
        <w:t xml:space="preserve">aka Dark web </w:t>
      </w:r>
      <w:r>
        <w:t>tri</w:t>
      </w:r>
      <w:r w:rsidR="00473A62">
        <w:t>e</w:t>
      </w:r>
      <w:r>
        <w:t>s to hide IP location of a server inside Tor Network without any exit node</w:t>
      </w:r>
      <w:r w:rsidR="004B5305">
        <w:t xml:space="preserve"> to reveal any detail</w:t>
      </w:r>
      <w:sdt>
        <w:sdtPr>
          <w:id w:val="1797408430"/>
          <w:citation/>
        </w:sdtPr>
        <w:sdtEndPr/>
        <w:sdtContent>
          <w:r w:rsidR="004B5305">
            <w:fldChar w:fldCharType="begin"/>
          </w:r>
          <w:r w:rsidR="004B5305">
            <w:instrText xml:space="preserve"> CITATION TOR21 \l 1033 </w:instrText>
          </w:r>
          <w:r w:rsidR="004B5305">
            <w:fldChar w:fldCharType="separate"/>
          </w:r>
          <w:r w:rsidR="00457D0D">
            <w:rPr>
              <w:noProof/>
            </w:rPr>
            <w:t xml:space="preserve"> </w:t>
          </w:r>
          <w:r w:rsidR="00457D0D" w:rsidRPr="00457D0D">
            <w:rPr>
              <w:noProof/>
            </w:rPr>
            <w:t>[51]</w:t>
          </w:r>
          <w:r w:rsidR="004B5305">
            <w:fldChar w:fldCharType="end"/>
          </w:r>
        </w:sdtContent>
      </w:sdt>
      <w:r>
        <w:t>.</w:t>
      </w:r>
      <w:r w:rsidR="008233FE">
        <w:t xml:space="preserve"> A normal usage of Tor with just anonymization </w:t>
      </w:r>
      <w:r w:rsidR="003D5A25">
        <w:t xml:space="preserve">and </w:t>
      </w:r>
      <w:r w:rsidR="008233FE">
        <w:t xml:space="preserve">can be depicted at picture </w:t>
      </w:r>
      <w:r w:rsidR="008233FE">
        <w:fldChar w:fldCharType="begin"/>
      </w:r>
      <w:r w:rsidR="008233FE">
        <w:instrText xml:space="preserve"> REF _Ref89170843 \h </w:instrText>
      </w:r>
      <w:r w:rsidR="008233FE">
        <w:fldChar w:fldCharType="separate"/>
      </w:r>
      <w:r w:rsidR="008233FE">
        <w:t xml:space="preserve">Figure </w:t>
      </w:r>
      <w:r w:rsidR="008233FE">
        <w:rPr>
          <w:noProof/>
        </w:rPr>
        <w:t>8</w:t>
      </w:r>
      <w:r w:rsidR="008233FE">
        <w:fldChar w:fldCharType="end"/>
      </w:r>
      <w:r w:rsidR="008233FE">
        <w:t xml:space="preserve"> </w:t>
      </w:r>
      <w:r w:rsidR="001E161B">
        <w:t xml:space="preserve">and </w:t>
      </w:r>
      <w:r w:rsidR="001E161B">
        <w:fldChar w:fldCharType="begin"/>
      </w:r>
      <w:r w:rsidR="001E161B">
        <w:instrText xml:space="preserve"> REF _Ref89540360 \h </w:instrText>
      </w:r>
      <w:r w:rsidR="001E161B">
        <w:fldChar w:fldCharType="separate"/>
      </w:r>
      <w:r w:rsidR="001E161B">
        <w:t xml:space="preserve">Figure </w:t>
      </w:r>
      <w:r w:rsidR="001E161B">
        <w:rPr>
          <w:noProof/>
        </w:rPr>
        <w:t>10</w:t>
      </w:r>
      <w:r w:rsidR="001E161B">
        <w:fldChar w:fldCharType="end"/>
      </w:r>
      <w:r w:rsidR="001E161B">
        <w:t xml:space="preserve"> </w:t>
      </w:r>
      <w:r w:rsidR="008233FE">
        <w:t xml:space="preserve">whereas THS </w:t>
      </w:r>
      <w:r w:rsidR="001E161B">
        <w:t xml:space="preserve">is </w:t>
      </w:r>
      <w:r w:rsidR="001E161B">
        <w:fldChar w:fldCharType="begin"/>
      </w:r>
      <w:r w:rsidR="001E161B">
        <w:instrText xml:space="preserve"> REF _Ref89540360 \h </w:instrText>
      </w:r>
      <w:r w:rsidR="001E161B">
        <w:fldChar w:fldCharType="separate"/>
      </w:r>
      <w:r w:rsidR="001E161B">
        <w:t xml:space="preserve">Figure </w:t>
      </w:r>
      <w:r w:rsidR="001E161B">
        <w:rPr>
          <w:noProof/>
        </w:rPr>
        <w:t>10</w:t>
      </w:r>
      <w:r w:rsidR="001E161B">
        <w:fldChar w:fldCharType="end"/>
      </w:r>
      <w:r w:rsidR="0067260B">
        <w:t>.</w:t>
      </w:r>
    </w:p>
    <w:p w14:paraId="055BF842" w14:textId="44BCEBCA" w:rsidR="003D5A25" w:rsidRDefault="003D5A25" w:rsidP="00ED696B">
      <w:pPr>
        <w:ind w:left="1080"/>
      </w:pPr>
      <w:r>
        <w:t xml:space="preserve">These services can be identified because their addresses are </w:t>
      </w:r>
      <w:r>
        <w:t xml:space="preserve">finished in </w:t>
      </w:r>
      <w:proofErr w:type="gramStart"/>
      <w:r>
        <w:t>“.onion</w:t>
      </w:r>
      <w:proofErr w:type="gramEnd"/>
      <w:r>
        <w:t>” and any of them requires that any citizen executes the rendezvous protocols to contact the service in an anonymous way.</w:t>
      </w:r>
      <w:r w:rsidR="008451AF">
        <w:t xml:space="preserve"> That is one of the reasons that THS is linked with various illegal activity but “Tor is critical technology not just in terms of privacy protection but in defense of our publication right”</w:t>
      </w:r>
      <w:sdt>
        <w:sdtPr>
          <w:id w:val="-1911222552"/>
          <w:citation/>
        </w:sdtPr>
        <w:sdtContent>
          <w:r w:rsidR="008451AF">
            <w:fldChar w:fldCharType="begin"/>
          </w:r>
          <w:r w:rsidR="008451AF">
            <w:instrText xml:space="preserve"> CITATION Per15 \l 1033 </w:instrText>
          </w:r>
          <w:r w:rsidR="008451AF">
            <w:fldChar w:fldCharType="separate"/>
          </w:r>
          <w:r w:rsidR="00457D0D">
            <w:rPr>
              <w:noProof/>
            </w:rPr>
            <w:t xml:space="preserve"> </w:t>
          </w:r>
          <w:r w:rsidR="00457D0D" w:rsidRPr="00457D0D">
            <w:rPr>
              <w:noProof/>
            </w:rPr>
            <w:t>[52]</w:t>
          </w:r>
          <w:r w:rsidR="008451AF">
            <w:fldChar w:fldCharType="end"/>
          </w:r>
        </w:sdtContent>
      </w:sdt>
      <w:r w:rsidR="008451AF">
        <w:t>.</w:t>
      </w:r>
      <w:r w:rsidR="000C5407">
        <w:t xml:space="preserve"> </w:t>
      </w:r>
      <w:r w:rsidR="000C5407">
        <w:lastRenderedPageBreak/>
        <w:t>However, it can be used by journalists and to provide freedom of speech are being offered by human rights and whistle-blowing organizations</w:t>
      </w:r>
      <w:r w:rsidR="008451AF">
        <w:t xml:space="preserve"> </w:t>
      </w:r>
      <w:sdt>
        <w:sdtPr>
          <w:id w:val="1459226214"/>
          <w:citation/>
        </w:sdtPr>
        <w:sdtContent>
          <w:r w:rsidR="00FC75A6">
            <w:fldChar w:fldCharType="begin"/>
          </w:r>
          <w:r w:rsidR="00FC75A6">
            <w:instrText xml:space="preserve"> CITATION Dia21 \l 1033 </w:instrText>
          </w:r>
          <w:r w:rsidR="00FC75A6">
            <w:fldChar w:fldCharType="separate"/>
          </w:r>
          <w:r w:rsidR="00457D0D" w:rsidRPr="00457D0D">
            <w:rPr>
              <w:noProof/>
            </w:rPr>
            <w:t>[53]</w:t>
          </w:r>
          <w:r w:rsidR="00FC75A6">
            <w:fldChar w:fldCharType="end"/>
          </w:r>
        </w:sdtContent>
      </w:sdt>
      <w:r w:rsidR="00FC75A6">
        <w:t>.</w:t>
      </w:r>
    </w:p>
    <w:p w14:paraId="469DC520" w14:textId="1B7E4CEC" w:rsidR="00E3670E" w:rsidRDefault="00E3670E" w:rsidP="00ED696B">
      <w:pPr>
        <w:ind w:left="1080"/>
      </w:pPr>
      <w:r>
        <w:t>For a user to communicate with a HS mainly 3 nodes are required chosen by HS and 3 by the user, but the bigger the network the more robust it can be. So, in contrast with a normal anonymous communication to a site outside the Tor network (surface | deep web) more nodes take place. One of those 3 chosen by user becomes the Rendezvous point (RP) that in simple words relays client’s encrypted messages to the services and vice versa.</w:t>
      </w:r>
    </w:p>
    <w:p w14:paraId="2D129C3E" w14:textId="5196FCA0" w:rsidR="001B69B2" w:rsidRDefault="00B62CE4" w:rsidP="00ED696B">
      <w:pPr>
        <w:ind w:left="1080"/>
      </w:pPr>
      <w:r>
        <w:t>“</w:t>
      </w:r>
      <w:r w:rsidR="001B69B2">
        <w:t>With a little more detail, a user who wants to connect or visit a hidden service must know his onion address, a string of 16 alphanumeric characters. Then, the client searches for information in a directory node (</w:t>
      </w:r>
      <w:proofErr w:type="spellStart"/>
      <w:r w:rsidR="001B69B2">
        <w:t>HSDir</w:t>
      </w:r>
      <w:proofErr w:type="spellEnd"/>
      <w:r w:rsidR="001B69B2">
        <w:t>) that is basically a hash table (DHT)</w:t>
      </w:r>
      <w:r w:rsidR="005F0939">
        <w:t xml:space="preserve"> </w:t>
      </w:r>
      <w:r w:rsidR="005F0939">
        <w:t xml:space="preserve">distributed </w:t>
      </w:r>
      <w:r w:rsidR="005F0939">
        <w:t>(</w:t>
      </w:r>
      <w:r w:rsidR="005F0939">
        <w:t>among all nodes in network</w:t>
      </w:r>
      <w:r w:rsidR="005F0939">
        <w:t>)</w:t>
      </w:r>
      <w:r w:rsidR="001B69B2">
        <w:t xml:space="preserve"> that contains the descriptors of each HS, and finds an introduction point (IP) that the hidden service has previously defined. Simultaneously, client also chooses a node that will function as RP and builds a circuit to it. Once that client connects to one of these nodes, the IP transmits a </w:t>
      </w:r>
      <w:r w:rsidR="001B69B2">
        <w:t>notification to the hidden service, that contains the address of the rendezvous point. When the Hidden Service recognizes the RP, it creates a new circuit to it, and sends a new message to the client through the IP, in order to this closes the initial connection with the IP, and both of them keep the circuit built towards the RP, the communication is finally established. Both the IPs and RP have three intermediate jumps between them and user, and between them and the server. Therefore, none knows the identity of each part.</w:t>
      </w:r>
      <w:r w:rsidR="00BA6F05">
        <w:t xml:space="preserve"> In addition, each Tor messages is a fixed 512B which creates another “layer” of indistinguishability of Tor’s traffic analysis movement only inside the network.</w:t>
      </w:r>
      <w:r w:rsidR="001B69B2">
        <w:t xml:space="preserve"> Finally, the communication of the HS and user travels through 6 hops and use the RP as an intermediary, so they do not identify each other. </w:t>
      </w:r>
      <w:r w:rsidR="003102AC">
        <w:t>This</w:t>
      </w:r>
      <w:r w:rsidR="003102AC" w:rsidRPr="003102AC">
        <w:t xml:space="preserve"> as far as it relates</w:t>
      </w:r>
      <w:r w:rsidR="003102AC">
        <w:t xml:space="preserve"> to Client-server anonymity now a server maybe does not want a “hide” protection but only wants user’s </w:t>
      </w:r>
      <w:r w:rsidR="000A2E2A">
        <w:t>to be protected</w:t>
      </w:r>
      <w:r w:rsidR="003102AC">
        <w:t xml:space="preserve"> so in that case 3 IP will be excluded from part process and will directly will go from server to RP.</w:t>
      </w:r>
    </w:p>
    <w:p w14:paraId="407D8118" w14:textId="31174F6E" w:rsidR="00BD1098" w:rsidRDefault="001B69B2" w:rsidP="00B62CE4">
      <w:pPr>
        <w:ind w:left="1080"/>
        <w:sectPr w:rsidR="00BD1098" w:rsidSect="00406F6B">
          <w:type w:val="continuous"/>
          <w:pgSz w:w="12240" w:h="15840"/>
          <w:pgMar w:top="1440" w:right="1440" w:bottom="1440" w:left="1440" w:header="720" w:footer="720" w:gutter="0"/>
          <w:pgNumType w:start="17"/>
          <w:cols w:num="2" w:sep="1" w:space="720"/>
          <w:docGrid w:linePitch="360"/>
        </w:sectPr>
      </w:pPr>
      <w:r>
        <w:t>More details on Tor protocol, directory server, rendezvous protocol can be found in Tor’s specifications</w:t>
      </w:r>
      <w:r w:rsidR="00404CC2">
        <w:t xml:space="preserve"> </w:t>
      </w:r>
      <w:sdt>
        <w:sdtPr>
          <w:id w:val="-1917231599"/>
          <w:citation/>
        </w:sdtPr>
        <w:sdtContent>
          <w:r w:rsidR="00404CC2">
            <w:fldChar w:fldCharType="begin"/>
          </w:r>
          <w:r w:rsidR="00404CC2">
            <w:instrText xml:space="preserve"> CITATION Tor211 \l 1033 </w:instrText>
          </w:r>
          <w:r w:rsidR="00404CC2">
            <w:fldChar w:fldCharType="separate"/>
          </w:r>
          <w:r w:rsidR="00457D0D" w:rsidRPr="00457D0D">
            <w:rPr>
              <w:noProof/>
            </w:rPr>
            <w:t>[54]</w:t>
          </w:r>
          <w:r w:rsidR="00404CC2">
            <w:fldChar w:fldCharType="end"/>
          </w:r>
        </w:sdtContent>
      </w:sdt>
      <w:r>
        <w:t xml:space="preserve"> and in its design document </w:t>
      </w:r>
      <w:sdt>
        <w:sdtPr>
          <w:id w:val="605002878"/>
          <w:citation/>
        </w:sdtPr>
        <w:sdtContent>
          <w:r w:rsidR="00404CC2">
            <w:fldChar w:fldCharType="begin"/>
          </w:r>
          <w:r w:rsidR="00404CC2">
            <w:instrText xml:space="preserve"> CITATION Din21 \l 1033 </w:instrText>
          </w:r>
          <w:r w:rsidR="00404CC2">
            <w:fldChar w:fldCharType="separate"/>
          </w:r>
          <w:r w:rsidR="00457D0D" w:rsidRPr="00457D0D">
            <w:rPr>
              <w:noProof/>
            </w:rPr>
            <w:t>[48]</w:t>
          </w:r>
          <w:r w:rsidR="00404CC2">
            <w:fldChar w:fldCharType="end"/>
          </w:r>
        </w:sdtContent>
      </w:sdt>
      <w:r>
        <w:t>.</w:t>
      </w:r>
      <w:r w:rsidR="00B62CE4">
        <w:t>”</w:t>
      </w:r>
      <w:sdt>
        <w:sdtPr>
          <w:id w:val="1830637589"/>
          <w:citation/>
        </w:sdtPr>
        <w:sdtContent>
          <w:r w:rsidR="00B62CE4">
            <w:fldChar w:fldCharType="begin"/>
          </w:r>
          <w:r w:rsidR="00B62CE4">
            <w:instrText xml:space="preserve"> CITATION Dia21 \l 1033 </w:instrText>
          </w:r>
          <w:r w:rsidR="00B62CE4">
            <w:fldChar w:fldCharType="separate"/>
          </w:r>
          <w:r w:rsidR="00457D0D">
            <w:rPr>
              <w:noProof/>
            </w:rPr>
            <w:t xml:space="preserve"> </w:t>
          </w:r>
          <w:r w:rsidR="00457D0D" w:rsidRPr="00457D0D">
            <w:rPr>
              <w:noProof/>
            </w:rPr>
            <w:t>[53]</w:t>
          </w:r>
          <w:r w:rsidR="00B62CE4">
            <w:fldChar w:fldCharType="end"/>
          </w:r>
        </w:sdtContent>
      </w:sdt>
    </w:p>
    <w:p w14:paraId="1EA2931C" w14:textId="20037A74" w:rsidR="001E161B" w:rsidRDefault="001E161B" w:rsidP="00ED696B">
      <w:pPr>
        <w:ind w:left="1080"/>
      </w:pPr>
    </w:p>
    <w:p w14:paraId="6D65CC47" w14:textId="77777777" w:rsidR="001E161B" w:rsidRDefault="001E161B" w:rsidP="001E161B">
      <w:pPr>
        <w:keepNext/>
        <w:jc w:val="center"/>
      </w:pPr>
      <w:r>
        <w:rPr>
          <w:noProof/>
        </w:rPr>
        <w:lastRenderedPageBreak/>
        <w:drawing>
          <wp:inline distT="0" distB="0" distL="0" distR="0" wp14:anchorId="3430752F" wp14:editId="6211AFFB">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54EDEE72" w:rsidR="0067260B" w:rsidRPr="00ED696B" w:rsidRDefault="001E161B" w:rsidP="001E161B">
      <w:pPr>
        <w:pStyle w:val="Caption"/>
        <w:jc w:val="center"/>
      </w:pPr>
      <w:bookmarkStart w:id="70" w:name="_Ref89540360"/>
      <w:bookmarkStart w:id="71" w:name="_Toc89630665"/>
      <w:r>
        <w:t xml:space="preserve">Figure </w:t>
      </w:r>
      <w:fldSimple w:instr=" SEQ Figure \* ARABIC ">
        <w:r w:rsidR="00835A94">
          <w:rPr>
            <w:noProof/>
          </w:rPr>
          <w:t>10</w:t>
        </w:r>
      </w:fldSimple>
      <w:bookmarkEnd w:id="70"/>
      <w:r>
        <w:t xml:space="preserve"> Normal Onion Routing and Hidden Services</w:t>
      </w:r>
      <w:bookmarkEnd w:id="71"/>
    </w:p>
    <w:p w14:paraId="31DC6711" w14:textId="62AC8F7B" w:rsidR="00FA2BF2" w:rsidRDefault="00FA2BF2" w:rsidP="00FA2BF2">
      <w:pPr>
        <w:pStyle w:val="Heading3"/>
      </w:pPr>
      <w:bookmarkStart w:id="72" w:name="_Toc89480412"/>
      <w:bookmarkStart w:id="73" w:name="_Toc89629742"/>
      <w:r>
        <w:t>Vulnerability issues &amp; Forensics</w:t>
      </w:r>
      <w:bookmarkEnd w:id="72"/>
      <w:bookmarkEnd w:id="73"/>
    </w:p>
    <w:p w14:paraId="11095C6C" w14:textId="0C5FF85F" w:rsidR="00FA2BF2" w:rsidRPr="00FA2BF2" w:rsidRDefault="00FA2BF2" w:rsidP="00FA2BF2">
      <w:pPr>
        <w:ind w:left="1080"/>
      </w:pPr>
      <w:r>
        <w:t>The actual vulnerability is that your traffic is weak at Entry Guard node and Exit-node</w:t>
      </w:r>
      <w:r w:rsidR="001242BD">
        <w:rPr>
          <w:rStyle w:val="FootnoteReference"/>
        </w:rPr>
        <w:footnoteReference w:id="14"/>
      </w:r>
      <w:r w:rsidR="00075B8F">
        <w:t xml:space="preserve"> </w:t>
      </w:r>
      <w:r w:rsidR="00FC380F">
        <w:t>if someone promiscuous</w:t>
      </w:r>
      <w:r w:rsidR="00D76961">
        <w:t>/monitor</w:t>
      </w:r>
      <w:r w:rsidR="00FC380F">
        <w:t xml:space="preserve"> those two nodes</w:t>
      </w:r>
      <w:r w:rsidR="001242BD">
        <w:rPr>
          <w:rStyle w:val="FootnoteReference"/>
        </w:rPr>
        <w:footnoteReference w:id="15"/>
      </w:r>
      <w:r w:rsidR="00FC380F">
        <w:t xml:space="preserve"> </w:t>
      </w:r>
      <w:r w:rsidR="00CD2965">
        <w:t>and carefully synchronize events/</w:t>
      </w:r>
      <w:r w:rsidR="001B40B5">
        <w:t>patterns that</w:t>
      </w:r>
      <w:r w:rsidR="00CD2965">
        <w:t xml:space="preserve"> happened in different stages then</w:t>
      </w:r>
      <w:r w:rsidR="00FC380F">
        <w:t xml:space="preserve"> you are in trouble</w:t>
      </w:r>
      <w:r w:rsidR="001B40B5">
        <w:t xml:space="preserve"> (meaning that in entry and exit more than 1 connection/user could be alive</w:t>
      </w:r>
      <w:r w:rsidR="00A16527">
        <w:t xml:space="preserve"> and track down the pattern</w:t>
      </w:r>
      <w:r w:rsidR="00950425">
        <w:t>)</w:t>
      </w:r>
      <w:r w:rsidR="006E720A">
        <w:t xml:space="preserve">. But as with all things if somebody can have the resources to run a big part of the network their own servers </w:t>
      </w:r>
      <w:r w:rsidR="005E1604">
        <w:t xml:space="preserve">either for blockchain or Tor </w:t>
      </w:r>
      <w:r w:rsidR="006E720A">
        <w:t xml:space="preserve">for malignant reasons </w:t>
      </w:r>
      <w:r w:rsidR="005E1604">
        <w:t xml:space="preserve">and convert the Web3 approach to Web2 with a centralized entity to control everything then </w:t>
      </w:r>
      <w:r w:rsidR="006E720A">
        <w:t xml:space="preserve">the anonymity </w:t>
      </w:r>
      <w:r w:rsidR="005E1604">
        <w:t xml:space="preserve">and privacy loss of </w:t>
      </w:r>
      <w:r w:rsidR="006E720A">
        <w:t>protection is always a possible undergo threat</w:t>
      </w:r>
      <w:r w:rsidR="00D945A1">
        <w:t xml:space="preserve"> </w:t>
      </w:r>
      <w:sdt>
        <w:sdtPr>
          <w:id w:val="-1805230712"/>
          <w:citation/>
        </w:sdtPr>
        <w:sdtContent>
          <w:r w:rsidR="003B15E9">
            <w:fldChar w:fldCharType="begin"/>
          </w:r>
          <w:r w:rsidR="003B15E9">
            <w:instrText xml:space="preserve"> CITATION Som21 \l 1033 </w:instrText>
          </w:r>
          <w:r w:rsidR="003B15E9">
            <w:fldChar w:fldCharType="separate"/>
          </w:r>
          <w:r w:rsidR="00457D0D" w:rsidRPr="00457D0D">
            <w:rPr>
              <w:noProof/>
            </w:rPr>
            <w:t>[55]</w:t>
          </w:r>
          <w:r w:rsidR="003B15E9">
            <w:fldChar w:fldCharType="end"/>
          </w:r>
        </w:sdtContent>
      </w:sdt>
      <w:r w:rsidR="00C142C0">
        <w:t>.</w:t>
      </w:r>
    </w:p>
    <w:p w14:paraId="2D6A16B8" w14:textId="5A48CC8C" w:rsidR="00331CD9" w:rsidRDefault="006343DC" w:rsidP="006E720A">
      <w:pPr>
        <w:pStyle w:val="Heading2"/>
        <w:sectPr w:rsidR="00331CD9" w:rsidSect="00406F6B">
          <w:type w:val="continuous"/>
          <w:pgSz w:w="12240" w:h="15840"/>
          <w:pgMar w:top="1440" w:right="1440" w:bottom="1440" w:left="1440" w:header="720" w:footer="720" w:gutter="0"/>
          <w:cols w:space="720"/>
          <w:docGrid w:linePitch="360"/>
        </w:sectPr>
      </w:pPr>
      <w:bookmarkStart w:id="74" w:name="_Toc89480413"/>
      <w:bookmarkStart w:id="75" w:name="_Toc89629743"/>
      <w:r>
        <w:t>The caveat law thing</w:t>
      </w:r>
      <w:bookmarkEnd w:id="74"/>
      <w:bookmarkEnd w:id="75"/>
    </w:p>
    <w:p w14:paraId="5D8A6283" w14:textId="5FB28C5D" w:rsidR="001E4CB8" w:rsidRDefault="00010D6E" w:rsidP="00F4140A">
      <w:pPr>
        <w:ind w:left="720"/>
        <w:jc w:val="both"/>
      </w:pPr>
      <w:r>
        <w:t xml:space="preserve">Each </w:t>
      </w:r>
      <w:r w:rsidR="007F66F0">
        <w:t xml:space="preserve">Law enforcers in a </w:t>
      </w:r>
      <w:r>
        <w:t>country has its own rules when comes to restrictions. In WEB 2.0 era where centralization is the main thing and dependency</w:t>
      </w:r>
      <w:r w:rsidR="007F66F0">
        <w:t>,</w:t>
      </w:r>
      <w:r>
        <w:t xml:space="preserve"> where everything is control by a single entity e.g., government, corporate then you have to play by their own rules. According to Meta (former Facebook) </w:t>
      </w:r>
      <w:r>
        <w:t xml:space="preserve">E2EE is delayed up to 2023 due to concerned </w:t>
      </w:r>
      <w:r w:rsidR="007F66F0">
        <w:t xml:space="preserve">parties to ensure bad actors do not abuse the system </w:t>
      </w:r>
      <w:sdt>
        <w:sdtPr>
          <w:id w:val="-2021376153"/>
          <w:citation/>
        </w:sdtPr>
        <w:sdtEndPr/>
        <w:sdtContent>
          <w:r w:rsidR="007F66F0">
            <w:fldChar w:fldCharType="begin"/>
          </w:r>
          <w:r w:rsidR="007F66F0">
            <w:instrText xml:space="preserve"> CITATION Met21 \l 1033 </w:instrText>
          </w:r>
          <w:r w:rsidR="007F66F0">
            <w:fldChar w:fldCharType="separate"/>
          </w:r>
          <w:r w:rsidR="00457D0D" w:rsidRPr="00457D0D">
            <w:rPr>
              <w:noProof/>
            </w:rPr>
            <w:t>[56]</w:t>
          </w:r>
          <w:r w:rsidR="007F66F0">
            <w:fldChar w:fldCharType="end"/>
          </w:r>
        </w:sdtContent>
      </w:sdt>
      <w:r w:rsidR="007F66F0">
        <w:t xml:space="preserve">. Sure, a such power can lead to many crimes but encryption and privacy is not secure if it can be examined by these parties </w:t>
      </w:r>
      <w:proofErr w:type="gramStart"/>
      <w:r w:rsidR="007F66F0">
        <w:t>under</w:t>
      </w:r>
      <w:proofErr w:type="gramEnd"/>
      <w:r w:rsidR="007F66F0">
        <w:t xml:space="preserve"> they demand</w:t>
      </w:r>
      <w:r w:rsidR="00DD314D">
        <w:t xml:space="preserve"> </w:t>
      </w:r>
      <w:r w:rsidR="00D27FB2">
        <w:t>(</w:t>
      </w:r>
      <w:r w:rsidR="00E37644">
        <w:fldChar w:fldCharType="begin"/>
      </w:r>
      <w:r w:rsidR="00E37644">
        <w:instrText xml:space="preserve"> REF _Ref89102975 \h </w:instrText>
      </w:r>
      <w:r w:rsidR="00F4140A">
        <w:instrText xml:space="preserve"> \* MERGEFORMAT </w:instrText>
      </w:r>
      <w:r w:rsidR="00E37644">
        <w:fldChar w:fldCharType="separate"/>
      </w:r>
      <w:r w:rsidR="00E37644" w:rsidRPr="0040389E">
        <w:rPr>
          <w:rStyle w:val="Strong"/>
          <w:b w:val="0"/>
          <w:bCs w:val="0"/>
        </w:rPr>
        <w:t>Results</w:t>
      </w:r>
      <w:r w:rsidR="00E37644">
        <w:fldChar w:fldCharType="end"/>
      </w:r>
      <w:r w:rsidR="00D27FB2">
        <w:t>)</w:t>
      </w:r>
      <w:r w:rsidR="007F66F0">
        <w:t xml:space="preserve">. </w:t>
      </w:r>
      <w:r w:rsidR="00DD314D">
        <w:t>Also,</w:t>
      </w:r>
      <w:r w:rsidR="007F66F0">
        <w:t xml:space="preserve"> in below (</w:t>
      </w:r>
      <w:r w:rsidR="007F66F0">
        <w:fldChar w:fldCharType="begin"/>
      </w:r>
      <w:r w:rsidR="007F66F0">
        <w:instrText xml:space="preserve"> REF _Ref89102803 \h </w:instrText>
      </w:r>
      <w:r w:rsidR="00F4140A">
        <w:instrText xml:space="preserve"> \* MERGEFORMAT </w:instrText>
      </w:r>
      <w:r w:rsidR="007F66F0">
        <w:fldChar w:fldCharType="separate"/>
      </w:r>
      <w:r w:rsidR="007F66F0">
        <w:t xml:space="preserve">Figure </w:t>
      </w:r>
      <w:r w:rsidR="007F66F0">
        <w:rPr>
          <w:noProof/>
        </w:rPr>
        <w:t>8</w:t>
      </w:r>
      <w:r w:rsidR="007F66F0">
        <w:fldChar w:fldCharType="end"/>
      </w:r>
      <w:r w:rsidR="007F66F0">
        <w:t xml:space="preserve">) we can see where encryption </w:t>
      </w:r>
      <w:r w:rsidR="007F66F0">
        <w:lastRenderedPageBreak/>
        <w:t>is permitted or almost banned.</w:t>
      </w:r>
      <w:r w:rsidR="00E37644">
        <w:t xml:space="preserve"> Again, this is a very controversial thing because there is not a clear answer/solution for what is right or wrong.</w:t>
      </w:r>
    </w:p>
    <w:p w14:paraId="43DF043A" w14:textId="2A45BA54" w:rsidR="009C38E3" w:rsidRDefault="009C38E3" w:rsidP="00F4140A">
      <w:pPr>
        <w:ind w:left="720"/>
        <w:jc w:val="both"/>
      </w:pPr>
      <w:r>
        <w:t xml:space="preserve">Web 3.0 comes to help even more with this problem where privacy becomes a bigger thing for the anxious end-user </w:t>
      </w:r>
      <w:sdt>
        <w:sdtPr>
          <w:id w:val="942039190"/>
          <w:citation/>
        </w:sdtPr>
        <w:sdtEndPr/>
        <w:sdtContent>
          <w:r>
            <w:fldChar w:fldCharType="begin"/>
          </w:r>
          <w:r>
            <w:instrText xml:space="preserve"> CITATION Web21 \l 1033 </w:instrText>
          </w:r>
          <w:r>
            <w:fldChar w:fldCharType="separate"/>
          </w:r>
          <w:r w:rsidR="00457D0D" w:rsidRPr="00457D0D">
            <w:rPr>
              <w:noProof/>
            </w:rPr>
            <w:t>[40]</w:t>
          </w:r>
          <w:r>
            <w:fldChar w:fldCharType="end"/>
          </w:r>
        </w:sdtContent>
      </w:sdt>
      <w:sdt>
        <w:sdtPr>
          <w:id w:val="817612759"/>
          <w:citation/>
        </w:sdtPr>
        <w:sdtEndPr/>
        <w:sdtContent>
          <w:r>
            <w:fldChar w:fldCharType="begin"/>
          </w:r>
          <w:r>
            <w:instrText xml:space="preserve"> CITATION Mor21 \l 1033 </w:instrText>
          </w:r>
          <w:r>
            <w:fldChar w:fldCharType="separate"/>
          </w:r>
          <w:r w:rsidR="00457D0D">
            <w:rPr>
              <w:noProof/>
            </w:rPr>
            <w:t xml:space="preserve"> </w:t>
          </w:r>
          <w:r w:rsidR="00457D0D" w:rsidRPr="00457D0D">
            <w:rPr>
              <w:noProof/>
            </w:rPr>
            <w:t>[41]</w:t>
          </w:r>
          <w:r>
            <w:fldChar w:fldCharType="end"/>
          </w:r>
        </w:sdtContent>
      </w:sdt>
      <w:r w:rsidR="00823DD0">
        <w:t xml:space="preserve"> which introduces blockchain technologies with a peer-to-peer infrastructure network and everything gets a decentralized approach, yet as everything this is going to be exploited at some time in the future by parties</w:t>
      </w:r>
      <w:r>
        <w:t>.</w:t>
      </w:r>
      <w:r w:rsidR="002C11EB">
        <w:t xml:space="preserve"> But </w:t>
      </w:r>
      <w:r w:rsidR="00291AF0">
        <w:t>let’s</w:t>
      </w:r>
      <w:r w:rsidR="002C11EB">
        <w:t xml:space="preserve"> face it data collection and mining </w:t>
      </w:r>
      <w:r w:rsidR="002C11EB">
        <w:t xml:space="preserve">even spying </w:t>
      </w:r>
      <w:r w:rsidR="00291AF0">
        <w:t>was</w:t>
      </w:r>
      <w:r w:rsidR="002C11EB">
        <w:t xml:space="preserve"> always a thing even before technology arrived so it is in our will to</w:t>
      </w:r>
      <w:r w:rsidR="00291AF0">
        <w:t xml:space="preserve"> be</w:t>
      </w:r>
      <w:r w:rsidR="002C11EB">
        <w:t xml:space="preserve"> heading there</w:t>
      </w:r>
      <w:r w:rsidR="00291AF0">
        <w:t xml:space="preserve"> and if you want a positive thought out of </w:t>
      </w:r>
      <w:r w:rsidR="009A310C">
        <w:t>this,</w:t>
      </w:r>
      <w:r w:rsidR="00291AF0">
        <w:t xml:space="preserve"> we are just actions and branching out of options we made</w:t>
      </w:r>
      <w:r w:rsidR="002234D2">
        <w:t xml:space="preserve"> (maybe something more)</w:t>
      </w:r>
      <w:r w:rsidR="00196004">
        <w:t>;</w:t>
      </w:r>
      <w:r w:rsidR="00291AF0">
        <w:t xml:space="preserve"> consider the fact that someone can gather th</w:t>
      </w:r>
      <w:r w:rsidR="009A310C">
        <w:t>ese</w:t>
      </w:r>
      <w:r w:rsidR="00291AF0">
        <w:t xml:space="preserve"> a new lifeform could be designed like a </w:t>
      </w:r>
      <w:r w:rsidR="00366EC0">
        <w:t>realistic</w:t>
      </w:r>
      <w:r w:rsidR="00291AF0">
        <w:t xml:space="preserve"> Artificial intelligence in the future which will bring breakthroughs to</w:t>
      </w:r>
      <w:r w:rsidR="009A310C">
        <w:t xml:space="preserve"> all science</w:t>
      </w:r>
      <w:r w:rsidR="00A008AC">
        <w:t>/STEM</w:t>
      </w:r>
      <w:r w:rsidR="009A310C">
        <w:t xml:space="preserve"> </w:t>
      </w:r>
      <w:r w:rsidR="00A008AC">
        <w:t xml:space="preserve">job fields </w:t>
      </w:r>
      <w:r w:rsidR="009A310C">
        <w:t>and change completely</w:t>
      </w:r>
      <w:r w:rsidR="00291AF0">
        <w:t xml:space="preserve"> our lives</w:t>
      </w:r>
      <w:r w:rsidR="0030042D">
        <w:t>,</w:t>
      </w:r>
      <w:r w:rsidR="00C40F3C">
        <w:t xml:space="preserve"> a system that could recognize all patterns and reduce </w:t>
      </w:r>
      <w:r w:rsidR="00F14BBB">
        <w:t xml:space="preserve">even </w:t>
      </w:r>
      <w:r w:rsidR="00C40F3C">
        <w:t>crime rate</w:t>
      </w:r>
      <w:r w:rsidR="00CB1584">
        <w:t>s</w:t>
      </w:r>
      <w:r w:rsidR="00291AF0">
        <w:t>.</w:t>
      </w:r>
    </w:p>
    <w:p w14:paraId="5C117CA2" w14:textId="77777777" w:rsidR="00331CD9" w:rsidRDefault="00331CD9" w:rsidP="006E10AB">
      <w:pPr>
        <w:keepNext/>
        <w:jc w:val="center"/>
        <w:sectPr w:rsidR="00331CD9"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060" cy="4389842"/>
                    </a:xfrm>
                    <a:prstGeom prst="rect">
                      <a:avLst/>
                    </a:prstGeom>
                  </pic:spPr>
                </pic:pic>
              </a:graphicData>
            </a:graphic>
          </wp:inline>
        </w:drawing>
      </w:r>
    </w:p>
    <w:p w14:paraId="068E899B" w14:textId="0CE01157" w:rsidR="00DC081C" w:rsidRDefault="001E4CB8" w:rsidP="001E4CB8">
      <w:pPr>
        <w:pStyle w:val="Caption"/>
        <w:jc w:val="center"/>
      </w:pPr>
      <w:bookmarkStart w:id="76" w:name="_Ref89102803"/>
      <w:bookmarkStart w:id="77" w:name="_Toc89104287"/>
      <w:bookmarkStart w:id="78" w:name="_Toc89172099"/>
      <w:bookmarkStart w:id="79" w:name="_Toc89630666"/>
      <w:r>
        <w:t xml:space="preserve">Figure </w:t>
      </w:r>
      <w:fldSimple w:instr=" SEQ Figure \* ARABIC ">
        <w:r w:rsidR="00835A94">
          <w:rPr>
            <w:noProof/>
          </w:rPr>
          <w:t>11</w:t>
        </w:r>
      </w:fldSimple>
      <w:bookmarkEnd w:id="76"/>
      <w:r>
        <w:t xml:space="preserve"> </w:t>
      </w:r>
      <w:hyperlink r:id="rId36" w:history="1">
        <w:r w:rsidR="008D4753" w:rsidRPr="008D4753">
          <w:rPr>
            <w:rStyle w:val="Hyperlink"/>
          </w:rPr>
          <w:t>World map of encryption laws and policies</w:t>
        </w:r>
        <w:bookmarkEnd w:id="77"/>
        <w:bookmarkEnd w:id="78"/>
        <w:bookmarkEnd w:id="79"/>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BABFA55">
            <wp:extent cx="4295775" cy="360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35" cy="3609525"/>
                    </a:xfrm>
                    <a:prstGeom prst="rect">
                      <a:avLst/>
                    </a:prstGeom>
                  </pic:spPr>
                </pic:pic>
              </a:graphicData>
            </a:graphic>
          </wp:inline>
        </w:drawing>
      </w:r>
    </w:p>
    <w:p w14:paraId="4933B584" w14:textId="405A274A" w:rsidR="00414CC3" w:rsidRDefault="001E4CB8" w:rsidP="00414CC3">
      <w:pPr>
        <w:pStyle w:val="Caption"/>
        <w:jc w:val="center"/>
      </w:pPr>
      <w:bookmarkStart w:id="80" w:name="_Toc89104288"/>
      <w:bookmarkStart w:id="81" w:name="_Toc89172100"/>
      <w:bookmarkStart w:id="82" w:name="_Toc89630667"/>
      <w:r>
        <w:t xml:space="preserve">Figure </w:t>
      </w:r>
      <w:fldSimple w:instr=" SEQ Figure \* ARABIC ">
        <w:r w:rsidR="00835A94">
          <w:rPr>
            <w:noProof/>
          </w:rPr>
          <w:t>12</w:t>
        </w:r>
      </w:fldSimple>
      <w:r>
        <w:t xml:space="preserve"> </w:t>
      </w:r>
      <w:hyperlink r:id="rId38" w:history="1">
        <w:r w:rsidR="00414CC3" w:rsidRPr="00F00B90">
          <w:rPr>
            <w:rStyle w:val="Hyperlink"/>
          </w:rPr>
          <w:t>https://www.gp-digital.org/world-map-of-encryption/</w:t>
        </w:r>
      </w:hyperlink>
      <w:bookmarkEnd w:id="80"/>
      <w:bookmarkEnd w:id="81"/>
      <w:bookmarkEnd w:id="82"/>
    </w:p>
    <w:p w14:paraId="3C976D45" w14:textId="77777777" w:rsidR="00414CC3" w:rsidRPr="00414CC3" w:rsidRDefault="00414CC3" w:rsidP="00414CC3"/>
    <w:p w14:paraId="6DF2F079" w14:textId="523EE7FE" w:rsidR="00E10144" w:rsidRDefault="00E10144" w:rsidP="00443CAD">
      <w:pPr>
        <w:pStyle w:val="Heading1"/>
      </w:pPr>
      <w:bookmarkStart w:id="83" w:name="_Toc89480414"/>
      <w:bookmarkStart w:id="84" w:name="_Toc89629744"/>
      <w:r>
        <w:t>Security tools</w:t>
      </w:r>
      <w:bookmarkEnd w:id="83"/>
      <w:bookmarkEnd w:id="84"/>
    </w:p>
    <w:p w14:paraId="2CD78D82" w14:textId="019F7800" w:rsidR="00255C66" w:rsidRDefault="00461620" w:rsidP="00AA7E2C">
      <w:pPr>
        <w:pStyle w:val="Heading2"/>
      </w:pPr>
      <w:bookmarkStart w:id="85" w:name="_Toc89480415"/>
      <w:bookmarkStart w:id="86" w:name="_Toc89629745"/>
      <w:r>
        <w:t>OpenVPN</w:t>
      </w:r>
      <w:bookmarkEnd w:id="85"/>
      <w:bookmarkEnd w:id="86"/>
    </w:p>
    <w:p w14:paraId="5256E9DE" w14:textId="73F7299D" w:rsidR="00443CAD" w:rsidRDefault="00D2384E" w:rsidP="00AA7E2C">
      <w:pPr>
        <w:pStyle w:val="Heading3"/>
      </w:pPr>
      <w:bookmarkStart w:id="87" w:name="_Toc89480416"/>
      <w:bookmarkStart w:id="88" w:name="_Toc89629746"/>
      <w:r>
        <w:t>Brief</w:t>
      </w:r>
      <w:bookmarkEnd w:id="87"/>
      <w:bookmarkEnd w:id="88"/>
    </w:p>
    <w:p w14:paraId="46021948" w14:textId="6E62CC0F" w:rsidR="006D6032" w:rsidRDefault="00A02939" w:rsidP="00574F3C">
      <w:pPr>
        <w:ind w:left="1080"/>
        <w:jc w:val="both"/>
      </w:pPr>
      <w:r>
        <w:t xml:space="preserve">An open-source VPN system which means transparency to network (you can read its code) </w:t>
      </w:r>
      <w:r w:rsidR="005959B0">
        <w:t>and implements secure point-to-point</w:t>
      </w:r>
      <w:r w:rsidR="00C0298B">
        <w:t>,</w:t>
      </w:r>
      <w:r w:rsidR="005959B0">
        <w:t xml:space="preserve"> site-to-site connection </w:t>
      </w:r>
      <w:r w:rsidR="00E20E3B">
        <w:t>with both client and server applications</w:t>
      </w:r>
      <w:r w:rsidR="00E20E3B">
        <w:rPr>
          <w:rStyle w:val="FootnoteReference"/>
        </w:rPr>
        <w:footnoteReference w:id="16"/>
      </w:r>
      <w:r w:rsidR="00E20E3B">
        <w:t xml:space="preserve"> </w:t>
      </w:r>
      <w:r w:rsidR="00C0298B">
        <w:t xml:space="preserve">or any network your physical or cloud ecosystem needs, whether AWS, CGP, Azure et. al </w:t>
      </w:r>
      <w:r w:rsidR="005959B0">
        <w:t xml:space="preserve">in routed </w:t>
      </w:r>
      <w:r w:rsidR="005959B0" w:rsidRPr="005959B0">
        <w:t>or bridged configurations and remote access facilities.</w:t>
      </w:r>
      <w:r w:rsidR="00292C27">
        <w:t xml:space="preserve"> It’s first released in 2001, written in C and is available on variety of platform systems. Some Networking gear support it by default or it can even be installed in a</w:t>
      </w:r>
      <w:r w:rsidR="00612EAD">
        <w:t>n</w:t>
      </w:r>
      <w:r w:rsidR="00292C27">
        <w:t xml:space="preserve"> Open</w:t>
      </w:r>
      <w:r w:rsidR="00DF0F97">
        <w:t>/DD-</w:t>
      </w:r>
      <w:proofErr w:type="spellStart"/>
      <w:r w:rsidR="00292C27">
        <w:t>Wrt</w:t>
      </w:r>
      <w:proofErr w:type="spellEnd"/>
      <w:r w:rsidR="00292C27">
        <w:t xml:space="preserve"> linux based router </w:t>
      </w:r>
      <w:r w:rsidR="005D5BF5">
        <w:t xml:space="preserve">firmware </w:t>
      </w:r>
      <w:r w:rsidR="00292C27">
        <w:t>system</w:t>
      </w:r>
      <w:r w:rsidR="00BA6765">
        <w:t xml:space="preserve"> and is</w:t>
      </w:r>
      <w:r w:rsidR="00130BCB">
        <w:t xml:space="preserve"> </w:t>
      </w:r>
      <w:r w:rsidR="00286156">
        <w:t>under GNU license</w:t>
      </w:r>
      <w:r w:rsidR="006658D1">
        <w:t xml:space="preserve"> (GPLv2)</w:t>
      </w:r>
      <w:r w:rsidR="00286156">
        <w:t xml:space="preserve"> </w:t>
      </w:r>
      <w:sdt>
        <w:sdtPr>
          <w:id w:val="-434287712"/>
          <w:citation/>
        </w:sdtPr>
        <w:sdtEndPr/>
        <w:sdtContent>
          <w:r w:rsidR="00130BCB">
            <w:fldChar w:fldCharType="begin"/>
          </w:r>
          <w:r w:rsidR="00130BCB">
            <w:instrText xml:space="preserve"> CITATION Ope211 \l 1033 </w:instrText>
          </w:r>
          <w:r w:rsidR="00130BCB">
            <w:fldChar w:fldCharType="separate"/>
          </w:r>
          <w:r w:rsidR="00457D0D" w:rsidRPr="00457D0D">
            <w:rPr>
              <w:noProof/>
            </w:rPr>
            <w:t>[57]</w:t>
          </w:r>
          <w:r w:rsidR="00130BCB">
            <w:fldChar w:fldCharType="end"/>
          </w:r>
        </w:sdtContent>
      </w:sdt>
      <w:r w:rsidR="00292C27">
        <w:t>.</w:t>
      </w:r>
    </w:p>
    <w:p w14:paraId="70B5D1F7" w14:textId="1632F765" w:rsidR="00255C66" w:rsidRDefault="003E501F" w:rsidP="00AA7E2C">
      <w:pPr>
        <w:pStyle w:val="Heading3"/>
      </w:pPr>
      <w:bookmarkStart w:id="89" w:name="_Toc89480417"/>
      <w:bookmarkStart w:id="90" w:name="_Toc89629747"/>
      <w:r>
        <w:t>Pros and Cons</w:t>
      </w:r>
      <w:bookmarkEnd w:id="89"/>
      <w:bookmarkEnd w:id="90"/>
    </w:p>
    <w:p w14:paraId="387885C2" w14:textId="71A2BF9A" w:rsidR="00DD5064" w:rsidRPr="00DD5064" w:rsidRDefault="00DD5064" w:rsidP="00DD5064">
      <w:pPr>
        <w:pStyle w:val="Heading4"/>
      </w:pPr>
      <w:r>
        <w:t>Pros</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5981427E" w14:textId="7E6FD9A3" w:rsidR="003E2CDE" w:rsidRDefault="00F41E65" w:rsidP="00574F3C">
      <w:pPr>
        <w:pStyle w:val="ListParagraph"/>
        <w:numPr>
          <w:ilvl w:val="0"/>
          <w:numId w:val="3"/>
        </w:numPr>
        <w:jc w:val="both"/>
      </w:pPr>
      <w:r>
        <w:t>Open-Source</w:t>
      </w:r>
    </w:p>
    <w:p w14:paraId="23FD2CD7" w14:textId="1A1D8A60" w:rsidR="00A61D25" w:rsidRDefault="00685E18" w:rsidP="00574F3C">
      <w:pPr>
        <w:pStyle w:val="ListParagraph"/>
        <w:numPr>
          <w:ilvl w:val="0"/>
          <w:numId w:val="3"/>
        </w:numPr>
        <w:jc w:val="both"/>
      </w:pPr>
      <w:r>
        <w:t>Site-to-site</w:t>
      </w:r>
    </w:p>
    <w:p w14:paraId="7A52332D" w14:textId="070C5163" w:rsidR="00685E18" w:rsidRDefault="00685E18" w:rsidP="00574F3C">
      <w:pPr>
        <w:pStyle w:val="ListParagraph"/>
        <w:numPr>
          <w:ilvl w:val="0"/>
          <w:numId w:val="3"/>
        </w:numPr>
        <w:jc w:val="both"/>
      </w:pPr>
      <w:r>
        <w:t>Client-to-site</w:t>
      </w:r>
    </w:p>
    <w:p w14:paraId="7E9AFF0E" w14:textId="145B64EB" w:rsidR="00547BF1" w:rsidRDefault="00547BF1" w:rsidP="00574F3C">
      <w:pPr>
        <w:pStyle w:val="ListParagraph"/>
        <w:numPr>
          <w:ilvl w:val="0"/>
          <w:numId w:val="3"/>
        </w:numPr>
        <w:jc w:val="both"/>
      </w:pPr>
      <w:r>
        <w:lastRenderedPageBreak/>
        <w:t>E2EE</w:t>
      </w:r>
      <w:r w:rsidR="0030055D">
        <w:rPr>
          <w:rStyle w:val="FootnoteReference"/>
        </w:rPr>
        <w:footnoteReference w:id="17"/>
      </w:r>
    </w:p>
    <w:p w14:paraId="113B3E4A" w14:textId="0A9A053B" w:rsidR="00942668" w:rsidRDefault="00942668" w:rsidP="00574F3C">
      <w:pPr>
        <w:pStyle w:val="ListParagraph"/>
        <w:numPr>
          <w:ilvl w:val="0"/>
          <w:numId w:val="3"/>
        </w:numPr>
        <w:jc w:val="both"/>
      </w:pPr>
      <w:r>
        <w:t>Data encryption</w:t>
      </w:r>
      <w:r w:rsidR="00CD4F7A">
        <w:t xml:space="preserve"> on outbound interface/forward direction</w:t>
      </w:r>
      <w:r>
        <w:t xml:space="preserve"> even without the </w:t>
      </w:r>
      <w:r w:rsidR="006D75D6">
        <w:t>browser</w:t>
      </w:r>
      <w:r w:rsidR="00A426B9">
        <w:t>s traffic</w:t>
      </w:r>
    </w:p>
    <w:p w14:paraId="646218B3" w14:textId="612D408A" w:rsidR="003F5E2A" w:rsidRDefault="003F5E2A" w:rsidP="00574F3C">
      <w:pPr>
        <w:pStyle w:val="ListParagraph"/>
        <w:numPr>
          <w:ilvl w:val="0"/>
          <w:numId w:val="3"/>
        </w:numPr>
        <w:jc w:val="both"/>
      </w:pPr>
      <w:r>
        <w:t xml:space="preserve">Interfaces (L2/L3 </w:t>
      </w:r>
      <w:r w:rsidR="00CD48B3">
        <w:t xml:space="preserve">- </w:t>
      </w:r>
      <w:r>
        <w:t>TAP/TUN)</w:t>
      </w:r>
    </w:p>
    <w:p w14:paraId="060837C9" w14:textId="5DFA9C63" w:rsidR="00685E18" w:rsidRDefault="00685E18" w:rsidP="00574F3C">
      <w:pPr>
        <w:pStyle w:val="ListParagraph"/>
        <w:numPr>
          <w:ilvl w:val="0"/>
          <w:numId w:val="3"/>
        </w:numPr>
        <w:jc w:val="both"/>
      </w:pPr>
      <w:r>
        <w:t>Security (high-end ciphers with high-bit encryption keys)</w:t>
      </w:r>
    </w:p>
    <w:p w14:paraId="724E6AF0" w14:textId="500E6E6C" w:rsidR="006B677C" w:rsidRDefault="006B677C" w:rsidP="00574F3C">
      <w:pPr>
        <w:pStyle w:val="ListParagraph"/>
        <w:numPr>
          <w:ilvl w:val="0"/>
          <w:numId w:val="3"/>
        </w:numPr>
        <w:jc w:val="both"/>
      </w:pPr>
      <w:r>
        <w:t>Cross-platform</w:t>
      </w:r>
    </w:p>
    <w:p w14:paraId="54AF0D29" w14:textId="02FE562E" w:rsidR="006B677C" w:rsidRDefault="006B677C" w:rsidP="00574F3C">
      <w:pPr>
        <w:pStyle w:val="ListParagraph"/>
        <w:numPr>
          <w:ilvl w:val="0"/>
          <w:numId w:val="3"/>
        </w:numPr>
        <w:jc w:val="both"/>
      </w:pPr>
      <w:r>
        <w:t xml:space="preserve">Good firewall </w:t>
      </w:r>
      <w:r w:rsidR="00AF6F6E">
        <w:t>compatibility</w:t>
      </w:r>
      <w:r>
        <w:t xml:space="preserve"> (any port of TCP/UDP frameworks</w:t>
      </w:r>
      <w:r w:rsidR="009912E5">
        <w:t xml:space="preserve"> e.g., as HTTPS</w:t>
      </w:r>
      <w:r w:rsidR="00185EE7">
        <w:t xml:space="preserve"> masked</w:t>
      </w:r>
      <w:r>
        <w:t>)</w:t>
      </w:r>
    </w:p>
    <w:p w14:paraId="18C13F41" w14:textId="49E45A9E" w:rsidR="00F9641D" w:rsidRDefault="00F9641D" w:rsidP="00574F3C">
      <w:pPr>
        <w:pStyle w:val="ListParagraph"/>
        <w:numPr>
          <w:ilvl w:val="0"/>
          <w:numId w:val="3"/>
        </w:numPr>
        <w:jc w:val="both"/>
      </w:pPr>
      <w:r>
        <w:t>Network Address Translation (NAT) friendly</w:t>
      </w:r>
      <w:r w:rsidR="00A008F2">
        <w:t xml:space="preserve"> (traversal)</w:t>
      </w:r>
    </w:p>
    <w:p w14:paraId="2BBFE97A" w14:textId="2FB7FB95" w:rsidR="00F9641D" w:rsidRDefault="00AF6F6E" w:rsidP="00574F3C">
      <w:pPr>
        <w:pStyle w:val="ListParagraph"/>
        <w:numPr>
          <w:ilvl w:val="0"/>
          <w:numId w:val="3"/>
        </w:numPr>
        <w:jc w:val="both"/>
      </w:pPr>
      <w:r>
        <w:t>Perfect Forward Secrecy</w:t>
      </w:r>
      <w:r w:rsidR="007E510A">
        <w:t xml:space="preserve"> (secret key changes per session</w:t>
      </w:r>
      <w:r w:rsidR="009E3491">
        <w:t xml:space="preserve"> client/server</w:t>
      </w:r>
      <w:r w:rsidR="007E510A">
        <w:t>)</w:t>
      </w:r>
      <w:r w:rsidR="00E237FA">
        <w:rPr>
          <w:rStyle w:val="FootnoteReference"/>
        </w:rPr>
        <w:footnoteReference w:id="18"/>
      </w:r>
    </w:p>
    <w:p w14:paraId="2CBCE39A" w14:textId="2A8FAF56" w:rsidR="006E75FD" w:rsidRDefault="006E75FD" w:rsidP="00574F3C">
      <w:pPr>
        <w:pStyle w:val="ListParagraph"/>
        <w:numPr>
          <w:ilvl w:val="0"/>
          <w:numId w:val="3"/>
        </w:numPr>
        <w:jc w:val="both"/>
      </w:pPr>
      <w:r>
        <w:t>No Cost/pricing for manual configuration</w:t>
      </w:r>
    </w:p>
    <w:p w14:paraId="549AF1B8" w14:textId="2AD280E6" w:rsidR="00E905C8" w:rsidRDefault="00AF1987" w:rsidP="00E905C8">
      <w:pPr>
        <w:pStyle w:val="Heading4"/>
      </w:pPr>
      <w:r>
        <w:t>C</w:t>
      </w:r>
      <w:r w:rsidR="00E905C8">
        <w:t>ons</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418A52E3" w14:textId="4C8E3822" w:rsidR="00441CB3" w:rsidRPr="00547BF1" w:rsidRDefault="00521A84" w:rsidP="00574F3C">
      <w:pPr>
        <w:pStyle w:val="ListParagraph"/>
        <w:numPr>
          <w:ilvl w:val="0"/>
          <w:numId w:val="24"/>
        </w:numPr>
        <w:jc w:val="both"/>
      </w:pPr>
      <w:r>
        <w:t>Centralized;</w:t>
      </w:r>
    </w:p>
    <w:p w14:paraId="279DCE22" w14:textId="42AD370E" w:rsidR="00521A84" w:rsidRDefault="00521A84" w:rsidP="00574F3C">
      <w:pPr>
        <w:pStyle w:val="ListParagraph"/>
        <w:numPr>
          <w:ilvl w:val="0"/>
          <w:numId w:val="24"/>
        </w:numPr>
        <w:jc w:val="both"/>
      </w:pPr>
      <w:r>
        <w:t>Requires additional software client</w:t>
      </w:r>
    </w:p>
    <w:p w14:paraId="0A25F2F3" w14:textId="1713FA0A" w:rsidR="00521A84" w:rsidRDefault="00521A84" w:rsidP="00574F3C">
      <w:pPr>
        <w:pStyle w:val="ListParagraph"/>
        <w:numPr>
          <w:ilvl w:val="0"/>
          <w:numId w:val="24"/>
        </w:numPr>
        <w:jc w:val="both"/>
      </w:pPr>
      <w:r>
        <w:t>Complex manual configuration</w:t>
      </w:r>
    </w:p>
    <w:p w14:paraId="746C01BC" w14:textId="11DBD38F" w:rsidR="003B4AC9" w:rsidRDefault="003B4AC9" w:rsidP="00574F3C">
      <w:pPr>
        <w:pStyle w:val="ListParagraph"/>
        <w:numPr>
          <w:ilvl w:val="0"/>
          <w:numId w:val="24"/>
        </w:numPr>
        <w:jc w:val="both"/>
      </w:pPr>
      <w:r>
        <w:t>No free-roaming</w:t>
      </w:r>
      <w:r w:rsidR="00211AB5">
        <w:t xml:space="preserve"> for mobile devices</w:t>
      </w:r>
      <w:r w:rsidR="00EB037D">
        <w:t xml:space="preserve"> in matter if IP L3 changes connection</w:t>
      </w:r>
      <w:r w:rsidR="00FB7E9F">
        <w:t>/session</w:t>
      </w:r>
      <w:r w:rsidR="00EB037D">
        <w:t xml:space="preserve"> will be lost</w:t>
      </w:r>
      <w:r w:rsidR="009D79CC">
        <w:t xml:space="preserve"> as from mobile carries </w:t>
      </w:r>
      <w:r w:rsidR="00150278">
        <w:t xml:space="preserve">perspective </w:t>
      </w:r>
      <w:r w:rsidR="009D79CC">
        <w:t>it has no issue because there is no L3 address change</w:t>
      </w:r>
      <w:r w:rsidR="00BD5C03">
        <w:t xml:space="preserve"> between</w:t>
      </w:r>
      <w:r w:rsidR="00FB7E9F">
        <w:t xml:space="preserve"> radio access network (RAN)</w:t>
      </w:r>
      <w:r w:rsidR="0077671B">
        <w:t xml:space="preserve"> change</w:t>
      </w:r>
      <w:r w:rsidR="00EB037D">
        <w:t>.</w:t>
      </w:r>
    </w:p>
    <w:p w14:paraId="40B983FA" w14:textId="1FCF9E0B" w:rsidR="00521A84" w:rsidRDefault="00521A84" w:rsidP="00574F3C">
      <w:pPr>
        <w:pStyle w:val="ListParagraph"/>
        <w:numPr>
          <w:ilvl w:val="0"/>
          <w:numId w:val="24"/>
        </w:numPr>
        <w:jc w:val="both"/>
      </w:pPr>
      <w:r>
        <w:t>Cost</w:t>
      </w:r>
      <w:r w:rsidR="004A2336">
        <w:t>s</w:t>
      </w:r>
      <w:r w:rsidR="00E4313B">
        <w:t xml:space="preserve"> for ready GUI solution</w:t>
      </w:r>
      <w:r w:rsidR="004A2336">
        <w:t xml:space="preserve"> (license)</w:t>
      </w:r>
    </w:p>
    <w:p w14:paraId="7AEEDE44" w14:textId="3F9278FB" w:rsidR="004A2336" w:rsidRDefault="004A2336" w:rsidP="00574F3C">
      <w:pPr>
        <w:pStyle w:val="ListParagraph"/>
        <w:numPr>
          <w:ilvl w:val="0"/>
          <w:numId w:val="24"/>
        </w:numPr>
        <w:jc w:val="both"/>
      </w:pPr>
      <w:r>
        <w:t xml:space="preserve">Limit in the number of servers </w:t>
      </w:r>
      <w:r w:rsidR="00372C99">
        <w:t xml:space="preserve">and connections </w:t>
      </w:r>
      <w:r>
        <w:t>(free edition)</w:t>
      </w:r>
    </w:p>
    <w:p w14:paraId="71381C95" w14:textId="0892FC2A" w:rsidR="009A6621" w:rsidRDefault="009A6621" w:rsidP="00574F3C">
      <w:pPr>
        <w:pStyle w:val="ListParagraph"/>
        <w:numPr>
          <w:ilvl w:val="0"/>
          <w:numId w:val="24"/>
        </w:numPr>
        <w:jc w:val="both"/>
      </w:pPr>
      <w:r>
        <w:t xml:space="preserve">Bandwidth or/and latency due to many overheads </w:t>
      </w:r>
      <w:r w:rsidR="007942FB">
        <w:t xml:space="preserve">and encryptions </w:t>
      </w:r>
      <w:r>
        <w:t>(</w:t>
      </w:r>
      <w:r w:rsidR="007942FB">
        <w:t xml:space="preserve">user space is more prominent to cause problems here, </w:t>
      </w:r>
      <w:r>
        <w:t>not always as a cons)</w:t>
      </w:r>
    </w:p>
    <w:p w14:paraId="09E08CC3" w14:textId="503E7562" w:rsidR="00AE4E34" w:rsidRPr="0039482B" w:rsidRDefault="00AE4E34" w:rsidP="00574F3C">
      <w:pPr>
        <w:pStyle w:val="ListParagraph"/>
        <w:numPr>
          <w:ilvl w:val="0"/>
          <w:numId w:val="24"/>
        </w:numPr>
        <w:jc w:val="both"/>
      </w:pPr>
      <w:r>
        <w:t>Proxy Support (if not compatible proxy found)</w:t>
      </w:r>
    </w:p>
    <w:p w14:paraId="31B70080" w14:textId="77777777" w:rsidR="004669E3" w:rsidRDefault="004669E3" w:rsidP="006E10AB">
      <w:pPr>
        <w:keepNext/>
        <w:jc w:val="center"/>
      </w:pPr>
      <w:r>
        <w:rPr>
          <w:noProof/>
        </w:rPr>
        <w:lastRenderedPageBreak/>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09278E93" w:rsidR="002C7E14" w:rsidRPr="002C7E14" w:rsidRDefault="004669E3" w:rsidP="004669E3">
      <w:pPr>
        <w:pStyle w:val="Caption"/>
        <w:jc w:val="center"/>
      </w:pPr>
      <w:bookmarkStart w:id="91" w:name="_Toc89099767"/>
      <w:bookmarkStart w:id="92" w:name="_Toc89104289"/>
      <w:bookmarkStart w:id="93" w:name="_Toc89172101"/>
      <w:bookmarkStart w:id="94" w:name="_Toc89630668"/>
      <w:r>
        <w:t xml:space="preserve">Figure </w:t>
      </w:r>
      <w:fldSimple w:instr=" SEQ Figure \* ARABIC ">
        <w:r w:rsidR="00835A94">
          <w:rPr>
            <w:noProof/>
          </w:rPr>
          <w:t>13</w:t>
        </w:r>
      </w:fldSimple>
      <w:r>
        <w:t xml:space="preserve"> </w:t>
      </w:r>
      <w:r w:rsidRPr="000017B1">
        <w:t>https://restoreprivacy.com/vpn/openvpn-ipsec-wireguard-l2tp-ikev2-protocols/</w:t>
      </w:r>
      <w:bookmarkEnd w:id="91"/>
      <w:bookmarkEnd w:id="92"/>
      <w:bookmarkEnd w:id="93"/>
      <w:bookmarkEnd w:id="94"/>
    </w:p>
    <w:p w14:paraId="562C051E" w14:textId="2DE64BD9" w:rsidR="00255C66" w:rsidRDefault="003C263F" w:rsidP="00AA7E2C">
      <w:pPr>
        <w:pStyle w:val="Heading2"/>
      </w:pPr>
      <w:bookmarkStart w:id="95" w:name="_Toc89480418"/>
      <w:bookmarkStart w:id="96" w:name="_Toc89629748"/>
      <w:r>
        <w:t>TOR</w:t>
      </w:r>
      <w:bookmarkEnd w:id="95"/>
      <w:bookmarkEnd w:id="96"/>
    </w:p>
    <w:p w14:paraId="1E38AD06" w14:textId="3A9B3733" w:rsidR="00443CAD" w:rsidRDefault="00603D8C" w:rsidP="00AA7E2C">
      <w:pPr>
        <w:pStyle w:val="Heading3"/>
      </w:pPr>
      <w:bookmarkStart w:id="97" w:name="_Toc89480419"/>
      <w:bookmarkStart w:id="98" w:name="_Toc89629749"/>
      <w:r>
        <w:t>Brief</w:t>
      </w:r>
      <w:bookmarkEnd w:id="97"/>
      <w:bookmarkEnd w:id="98"/>
    </w:p>
    <w:p w14:paraId="307C021E" w14:textId="6223DC27" w:rsidR="00D10095" w:rsidRDefault="00D10095" w:rsidP="00574F3C">
      <w:pPr>
        <w:ind w:left="1080"/>
        <w:jc w:val="both"/>
      </w:pPr>
      <w:r w:rsidRPr="00D10095">
        <w:t>Tor, short for The Onion Router, is </w:t>
      </w:r>
      <w:hyperlink r:id="rId40" w:tooltip="Free and open-source software" w:history="1">
        <w:r w:rsidRPr="00D10095">
          <w:t>free and open-source software</w:t>
        </w:r>
      </w:hyperlink>
      <w:r w:rsidRPr="00D10095">
        <w:t> for enabling </w:t>
      </w:r>
      <w:hyperlink r:id="rId41" w:tooltip="Anonymity" w:history="1">
        <w:r w:rsidRPr="00D10095">
          <w:t>anonymous communication</w:t>
        </w:r>
      </w:hyperlink>
      <w:r w:rsidRPr="00D10095">
        <w:t>. It directs Internet traffic through a free, worldwide, volunteer </w:t>
      </w:r>
      <w:hyperlink r:id="rId42" w:tooltip="Overlay network" w:history="1">
        <w:r w:rsidRPr="00D10095">
          <w:t>overlay network</w:t>
        </w:r>
      </w:hyperlink>
      <w:r w:rsidRPr="00D10095">
        <w:t>, for concealing a user's location and usage from anyone conducting </w:t>
      </w:r>
      <w:hyperlink r:id="rId43" w:anchor="Network_surveillance" w:tooltip="Computer and network surveillance" w:history="1">
        <w:r w:rsidRPr="00D10095">
          <w:t>network surveillance</w:t>
        </w:r>
      </w:hyperlink>
      <w:r w:rsidRPr="00D10095">
        <w:t> or </w:t>
      </w:r>
      <w:hyperlink r:id="rId44" w:anchor="In_computer_security" w:tooltip="Traffic analysis" w:history="1">
        <w:r w:rsidRPr="00D10095">
          <w:t>traffic analysis</w:t>
        </w:r>
      </w:hyperlink>
      <w:r w:rsidRPr="00D10095">
        <w:t>. Using Tor makes it more difficult to trace the Internet activity to the user. Tor's intended use is to protect the personal privacy of its users, as well as their freedom and ability to conduct confidential communication by keeping their Internet activities unmonitored</w:t>
      </w:r>
      <w:r>
        <w:t xml:space="preserve"> </w:t>
      </w:r>
      <w:sdt>
        <w:sdtPr>
          <w:id w:val="1389613094"/>
          <w:citation/>
        </w:sdtPr>
        <w:sdtEndPr/>
        <w:sdtContent>
          <w:r w:rsidR="00757653">
            <w:fldChar w:fldCharType="begin"/>
          </w:r>
          <w:r w:rsidR="00757653">
            <w:instrText xml:space="preserve"> CITATION Tor21 \l 1033 </w:instrText>
          </w:r>
          <w:r w:rsidR="00757653">
            <w:fldChar w:fldCharType="separate"/>
          </w:r>
          <w:r w:rsidR="00457D0D" w:rsidRPr="00457D0D">
            <w:rPr>
              <w:noProof/>
            </w:rPr>
            <w:t>[14]</w:t>
          </w:r>
          <w:r w:rsidR="00757653">
            <w:fldChar w:fldCharType="end"/>
          </w:r>
        </w:sdtContent>
      </w:sdt>
      <w:r w:rsidRPr="00D10095">
        <w:t>.</w:t>
      </w:r>
      <w:r>
        <w:t xml:space="preserve"> It is written in C, Python, Rust and available for many platforms.</w:t>
      </w:r>
    </w:p>
    <w:p w14:paraId="652E3D0C" w14:textId="77777777" w:rsidR="0020490C" w:rsidRDefault="0020490C" w:rsidP="0020490C">
      <w:pPr>
        <w:pStyle w:val="Heading3"/>
      </w:pPr>
      <w:bookmarkStart w:id="99" w:name="_Toc89480420"/>
      <w:bookmarkStart w:id="100" w:name="_Toc89629750"/>
      <w:r>
        <w:t>Pros and Cons</w:t>
      </w:r>
      <w:bookmarkEnd w:id="99"/>
      <w:bookmarkEnd w:id="100"/>
    </w:p>
    <w:p w14:paraId="6D8E921A" w14:textId="75F73243" w:rsidR="001F7267" w:rsidRDefault="001F7267" w:rsidP="001F7267">
      <w:pPr>
        <w:pStyle w:val="Heading4"/>
      </w:pPr>
      <w:r>
        <w:t>Pros</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4BE15743" w14:textId="418E23D6" w:rsidR="001F7267" w:rsidRDefault="00803185" w:rsidP="00574F3C">
      <w:pPr>
        <w:pStyle w:val="ListParagraph"/>
        <w:numPr>
          <w:ilvl w:val="0"/>
          <w:numId w:val="6"/>
        </w:numPr>
        <w:jc w:val="both"/>
      </w:pPr>
      <w:r>
        <w:t>Open-Source</w:t>
      </w:r>
    </w:p>
    <w:p w14:paraId="05018F07" w14:textId="3B260C9A" w:rsidR="00340E02" w:rsidRDefault="00340E02" w:rsidP="00574F3C">
      <w:pPr>
        <w:pStyle w:val="ListParagraph"/>
        <w:numPr>
          <w:ilvl w:val="0"/>
          <w:numId w:val="6"/>
        </w:numPr>
        <w:jc w:val="both"/>
      </w:pPr>
      <w:r>
        <w:t>Anonymization</w:t>
      </w:r>
    </w:p>
    <w:p w14:paraId="007EB08E" w14:textId="3CBF2107" w:rsidR="00340E02" w:rsidRDefault="00340E02" w:rsidP="00574F3C">
      <w:pPr>
        <w:pStyle w:val="ListParagraph"/>
        <w:numPr>
          <w:ilvl w:val="0"/>
          <w:numId w:val="6"/>
        </w:numPr>
        <w:jc w:val="both"/>
      </w:pPr>
      <w:r>
        <w:t>Free</w:t>
      </w:r>
    </w:p>
    <w:p w14:paraId="0B62E4BC" w14:textId="76BDFAD9" w:rsidR="00B03A10" w:rsidRDefault="00B03A10" w:rsidP="00574F3C">
      <w:pPr>
        <w:pStyle w:val="ListParagraph"/>
        <w:numPr>
          <w:ilvl w:val="0"/>
          <w:numId w:val="6"/>
        </w:numPr>
        <w:jc w:val="both"/>
      </w:pPr>
      <w:r>
        <w:t>Decentralized without blockchain for payments</w:t>
      </w:r>
    </w:p>
    <w:p w14:paraId="4EE89652" w14:textId="18F9BEB3" w:rsidR="00340E02" w:rsidRDefault="00340E02" w:rsidP="00574F3C">
      <w:pPr>
        <w:pStyle w:val="ListParagraph"/>
        <w:numPr>
          <w:ilvl w:val="0"/>
          <w:numId w:val="6"/>
        </w:numPr>
        <w:jc w:val="both"/>
      </w:pPr>
      <w:r>
        <w:t>No auditing</w:t>
      </w:r>
    </w:p>
    <w:p w14:paraId="40158E14" w14:textId="0F156B4A" w:rsidR="00340E02" w:rsidRDefault="00340E02" w:rsidP="00574F3C">
      <w:pPr>
        <w:pStyle w:val="ListParagraph"/>
        <w:numPr>
          <w:ilvl w:val="0"/>
          <w:numId w:val="6"/>
        </w:numPr>
        <w:jc w:val="both"/>
      </w:pPr>
      <w:r>
        <w:t xml:space="preserve">Secure Browsing (HTTPS everywhere, </w:t>
      </w:r>
      <w:proofErr w:type="spellStart"/>
      <w:r>
        <w:t>NoScript</w:t>
      </w:r>
      <w:proofErr w:type="spellEnd"/>
      <w:r>
        <w:t xml:space="preserve"> and encrypted data)</w:t>
      </w:r>
    </w:p>
    <w:p w14:paraId="43C1A65D" w14:textId="00333CAB" w:rsidR="004C70ED" w:rsidRDefault="004C70ED" w:rsidP="00574F3C">
      <w:pPr>
        <w:pStyle w:val="ListParagraph"/>
        <w:numPr>
          <w:ilvl w:val="0"/>
          <w:numId w:val="6"/>
        </w:numPr>
        <w:jc w:val="both"/>
      </w:pPr>
      <w:r>
        <w:t>Democratic activities (you can post anything by hiding yourself)</w:t>
      </w:r>
    </w:p>
    <w:p w14:paraId="48AB0F90" w14:textId="17F26F63" w:rsidR="004C70ED" w:rsidRDefault="004C70ED" w:rsidP="00574F3C">
      <w:pPr>
        <w:pStyle w:val="ListParagraph"/>
        <w:numPr>
          <w:ilvl w:val="0"/>
          <w:numId w:val="6"/>
        </w:numPr>
        <w:jc w:val="both"/>
      </w:pPr>
      <w:r>
        <w:t>Deep web access (Deep web and blocked sites from regular search engines)</w:t>
      </w:r>
    </w:p>
    <w:p w14:paraId="4AA7D6BF" w14:textId="5512F672" w:rsidR="004C70ED" w:rsidRDefault="004C70ED" w:rsidP="00574F3C">
      <w:pPr>
        <w:pStyle w:val="ListParagraph"/>
        <w:numPr>
          <w:ilvl w:val="0"/>
          <w:numId w:val="6"/>
        </w:numPr>
        <w:jc w:val="both"/>
      </w:pPr>
      <w:proofErr w:type="gramStart"/>
      <w:r>
        <w:t>.onion</w:t>
      </w:r>
      <w:proofErr w:type="gramEnd"/>
      <w:r>
        <w:t xml:space="preserve"> websites (only accessible via </w:t>
      </w:r>
      <w:r w:rsidR="00CC22E7">
        <w:t>through</w:t>
      </w:r>
      <w:r>
        <w:t xml:space="preserve"> the Tor’s </w:t>
      </w:r>
      <w:r w:rsidR="00CC22E7">
        <w:t>browser</w:t>
      </w:r>
      <w:r>
        <w:t xml:space="preserve"> and they are related to deep/dark web)</w:t>
      </w:r>
    </w:p>
    <w:p w14:paraId="53855006" w14:textId="5DB33627" w:rsidR="005041B1" w:rsidRDefault="005041B1" w:rsidP="00574F3C">
      <w:pPr>
        <w:pStyle w:val="ListParagraph"/>
        <w:numPr>
          <w:ilvl w:val="0"/>
          <w:numId w:val="6"/>
        </w:numPr>
        <w:jc w:val="both"/>
      </w:pPr>
      <w:r>
        <w:t>Added encryption Layers does not slow down Tor.</w:t>
      </w:r>
      <w:r w:rsidR="00C850D9">
        <w:t xml:space="preserve"> At</w:t>
      </w:r>
      <w:sdt>
        <w:sdtPr>
          <w:id w:val="814768543"/>
          <w:citation/>
        </w:sdtPr>
        <w:sdtEndPr/>
        <w:sdtContent>
          <w:r w:rsidR="00236E6A">
            <w:fldChar w:fldCharType="begin"/>
          </w:r>
          <w:r w:rsidR="00236E6A">
            <w:instrText xml:space="preserve"> CITATION How21 \l 1033 </w:instrText>
          </w:r>
          <w:r w:rsidR="00236E6A">
            <w:fldChar w:fldCharType="separate"/>
          </w:r>
          <w:r w:rsidR="00457D0D">
            <w:rPr>
              <w:noProof/>
            </w:rPr>
            <w:t xml:space="preserve"> </w:t>
          </w:r>
          <w:r w:rsidR="00457D0D" w:rsidRPr="00457D0D">
            <w:rPr>
              <w:noProof/>
            </w:rPr>
            <w:t>[47]</w:t>
          </w:r>
          <w:r w:rsidR="00236E6A">
            <w:fldChar w:fldCharType="end"/>
          </w:r>
        </w:sdtContent>
      </w:sdt>
      <w:r w:rsidR="00236E6A">
        <w:t xml:space="preserve"> </w:t>
      </w:r>
      <w:r w:rsidR="00C850D9">
        <w:t xml:space="preserve">video </w:t>
      </w:r>
      <w:r w:rsidR="00236E6A">
        <w:t>timestamp 12:50 – 14:00</w:t>
      </w:r>
    </w:p>
    <w:p w14:paraId="59F09929" w14:textId="55AABE6A" w:rsidR="00D37050" w:rsidRDefault="00D37050" w:rsidP="00574F3C">
      <w:pPr>
        <w:pStyle w:val="Heading4"/>
        <w:jc w:val="both"/>
      </w:pPr>
      <w:r>
        <w:lastRenderedPageBreak/>
        <w:t>Cons</w:t>
      </w:r>
    </w:p>
    <w:p w14:paraId="7B13482F" w14:textId="661E9403" w:rsidR="00A23E2C" w:rsidRDefault="00340E02" w:rsidP="00574F3C">
      <w:pPr>
        <w:pStyle w:val="ListParagraph"/>
        <w:numPr>
          <w:ilvl w:val="0"/>
          <w:numId w:val="7"/>
        </w:numPr>
        <w:jc w:val="both"/>
      </w:pPr>
      <w:r>
        <w:t>Slow Connection compared to regular browsers</w:t>
      </w:r>
    </w:p>
    <w:p w14:paraId="5E3A8254" w14:textId="3DDF7159" w:rsidR="00340E02" w:rsidRDefault="00340E02" w:rsidP="00574F3C">
      <w:pPr>
        <w:pStyle w:val="ListParagraph"/>
        <w:numPr>
          <w:ilvl w:val="0"/>
          <w:numId w:val="7"/>
        </w:numPr>
        <w:jc w:val="both"/>
      </w:pPr>
      <w:r>
        <w:t>Exit Nodes don’t encrypt traffic</w:t>
      </w:r>
    </w:p>
    <w:p w14:paraId="400C336E" w14:textId="52EF1F8B" w:rsidR="00C70D27" w:rsidRDefault="00C70D27" w:rsidP="00574F3C">
      <w:pPr>
        <w:pStyle w:val="ListParagraph"/>
        <w:numPr>
          <w:ilvl w:val="0"/>
          <w:numId w:val="7"/>
        </w:numPr>
        <w:jc w:val="both"/>
      </w:pPr>
      <w:r>
        <w:t>Illegal use</w:t>
      </w:r>
    </w:p>
    <w:p w14:paraId="3A99FFDF" w14:textId="46F725A1" w:rsidR="004C6C66" w:rsidRDefault="004C6C66" w:rsidP="00574F3C">
      <w:pPr>
        <w:pStyle w:val="ListParagraph"/>
        <w:numPr>
          <w:ilvl w:val="0"/>
          <w:numId w:val="7"/>
        </w:numPr>
        <w:jc w:val="both"/>
      </w:pPr>
      <w:r>
        <w:t>Startup time of browser</w:t>
      </w:r>
      <w:r w:rsidR="008C4D80">
        <w:t xml:space="preserve"> is slower</w:t>
      </w:r>
      <w:r>
        <w:t xml:space="preserve"> while seeks the available guard node servers to connect.</w:t>
      </w:r>
    </w:p>
    <w:p w14:paraId="38B0A85F" w14:textId="503132DF" w:rsidR="00340E02" w:rsidRDefault="00340E02" w:rsidP="00574F3C">
      <w:pPr>
        <w:pStyle w:val="ListParagraph"/>
        <w:numPr>
          <w:ilvl w:val="0"/>
          <w:numId w:val="7"/>
        </w:numPr>
        <w:jc w:val="both"/>
      </w:pPr>
      <w:r>
        <w:t xml:space="preserve">Some </w:t>
      </w:r>
      <w:r w:rsidR="008C4D80">
        <w:t>scripts</w:t>
      </w:r>
      <w:r>
        <w:t xml:space="preserve"> are blocked, disable certain online features</w:t>
      </w:r>
    </w:p>
    <w:p w14:paraId="0A798243" w14:textId="584C0979" w:rsidR="006120F7" w:rsidRDefault="006120F7" w:rsidP="00574F3C">
      <w:pPr>
        <w:pStyle w:val="ListParagraph"/>
        <w:numPr>
          <w:ilvl w:val="0"/>
          <w:numId w:val="7"/>
        </w:numPr>
        <w:jc w:val="both"/>
      </w:pPr>
      <w:r>
        <w:t>Data encryption only through the browser</w:t>
      </w:r>
      <w:r w:rsidR="00EC0606">
        <w:t>s traffic</w:t>
      </w:r>
      <w:r w:rsidR="00D96EE2">
        <w:t xml:space="preserve"> and inside Tor network</w:t>
      </w:r>
      <w:r w:rsidR="00423F46">
        <w:rPr>
          <w:rStyle w:val="FootnoteReference"/>
        </w:rPr>
        <w:footnoteReference w:id="19"/>
      </w:r>
    </w:p>
    <w:p w14:paraId="73ADC46C" w14:textId="74E4AADC" w:rsidR="00D75B83" w:rsidRDefault="003D5BA8" w:rsidP="00574F3C">
      <w:pPr>
        <w:pStyle w:val="ListParagraph"/>
        <w:numPr>
          <w:ilvl w:val="0"/>
          <w:numId w:val="7"/>
        </w:numPr>
        <w:jc w:val="both"/>
      </w:pPr>
      <w:r>
        <w:t>No E2EE</w:t>
      </w:r>
      <w:r w:rsidR="0074490B">
        <w:rPr>
          <w:rStyle w:val="FootnoteReference"/>
        </w:rPr>
        <w:footnoteReference w:id="20"/>
      </w:r>
    </w:p>
    <w:p w14:paraId="1567146C" w14:textId="77777777" w:rsidR="005A0C61" w:rsidRDefault="005A0C61" w:rsidP="005A0C61"/>
    <w:p w14:paraId="1D66A551" w14:textId="52430FF5" w:rsidR="001D308F" w:rsidRDefault="001D308F" w:rsidP="008301A2">
      <w:pPr>
        <w:pStyle w:val="Heading2"/>
      </w:pPr>
      <w:bookmarkStart w:id="101" w:name="_Toc89480421"/>
      <w:bookmarkStart w:id="102" w:name="_Toc89629751"/>
      <w:r>
        <w:t>Compare Results</w:t>
      </w:r>
      <w:bookmarkEnd w:id="101"/>
      <w:bookmarkEnd w:id="102"/>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5915E9D9" w:rsidR="00F53CB6" w:rsidRDefault="00F53CB6" w:rsidP="008301A2">
            <w:pPr>
              <w:jc w:val="center"/>
              <w:rPr>
                <w:rStyle w:val="Strong"/>
              </w:rPr>
            </w:pPr>
            <w:r>
              <w:rPr>
                <w:rStyle w:val="Strong"/>
              </w:rPr>
              <w:t>Criteria</w:t>
            </w:r>
          </w:p>
        </w:tc>
        <w:tc>
          <w:tcPr>
            <w:tcW w:w="2111" w:type="dxa"/>
            <w:shd w:val="clear" w:color="auto" w:fill="EEEEEE"/>
          </w:tcPr>
          <w:p w14:paraId="790E55FA" w14:textId="00AC7E89"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(possible OpenVPN in future?</w:t>
            </w:r>
            <w:r>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F53CB6" w14:paraId="1D8DF55D" w14:textId="77777777" w:rsidTr="00F017F8">
        <w:trPr>
          <w:jc w:val="center"/>
        </w:trPr>
        <w:tc>
          <w:tcPr>
            <w:tcW w:w="2574" w:type="dxa"/>
          </w:tcPr>
          <w:p w14:paraId="0F714F52" w14:textId="7DF480FC" w:rsidR="00F53CB6" w:rsidRPr="00AF6E07" w:rsidRDefault="00F53CB6" w:rsidP="008301A2">
            <w:pPr>
              <w:jc w:val="center"/>
              <w:rPr>
                <w:rStyle w:val="Strong"/>
                <w:b w:val="0"/>
                <w:bCs w:val="0"/>
              </w:rPr>
            </w:pPr>
            <w:r w:rsidRPr="00AF6E07">
              <w:rPr>
                <w:rStyle w:val="Strong"/>
                <w:b w:val="0"/>
                <w:bCs w:val="0"/>
              </w:rPr>
              <w:t>Open-Source</w:t>
            </w:r>
          </w:p>
        </w:tc>
        <w:tc>
          <w:tcPr>
            <w:tcW w:w="2111" w:type="dxa"/>
          </w:tcPr>
          <w:p w14:paraId="01356B5B" w14:textId="632E00AB" w:rsidR="00F53CB6" w:rsidRPr="00AF6E07" w:rsidRDefault="00F53CB6" w:rsidP="008301A2">
            <w:pPr>
              <w:jc w:val="center"/>
              <w:rPr>
                <w:rStyle w:val="Strong"/>
                <w:b w:val="0"/>
                <w:bCs w:val="0"/>
              </w:rPr>
            </w:pPr>
            <w:r>
              <w:rPr>
                <w:rStyle w:val="Strong"/>
                <w:b w:val="0"/>
                <w:bCs w:val="0"/>
              </w:rPr>
              <w:t>+</w:t>
            </w:r>
          </w:p>
        </w:tc>
        <w:tc>
          <w:tcPr>
            <w:tcW w:w="2418" w:type="dxa"/>
          </w:tcPr>
          <w:p w14:paraId="08FCB91C" w14:textId="2BBCB340" w:rsidR="00F53CB6" w:rsidRPr="00AF6E07" w:rsidRDefault="00F53CB6" w:rsidP="008301A2">
            <w:pPr>
              <w:jc w:val="center"/>
              <w:rPr>
                <w:rStyle w:val="Strong"/>
                <w:b w:val="0"/>
                <w:bCs w:val="0"/>
              </w:rPr>
            </w:pPr>
            <w:r w:rsidRPr="00AF6E07">
              <w:rPr>
                <w:rStyle w:val="Strong"/>
                <w:b w:val="0"/>
                <w:bCs w:val="0"/>
              </w:rPr>
              <w:t>+</w:t>
            </w:r>
          </w:p>
        </w:tc>
        <w:tc>
          <w:tcPr>
            <w:tcW w:w="2247" w:type="dxa"/>
          </w:tcPr>
          <w:p w14:paraId="6256231D" w14:textId="6D8368CE" w:rsidR="00F53CB6" w:rsidRPr="00AF6E07" w:rsidRDefault="00F53CB6" w:rsidP="008301A2">
            <w:pPr>
              <w:jc w:val="center"/>
              <w:rPr>
                <w:rStyle w:val="Strong"/>
                <w:b w:val="0"/>
                <w:bCs w:val="0"/>
              </w:rPr>
            </w:pPr>
            <w:r w:rsidRPr="00AF6E07">
              <w:rPr>
                <w:rStyle w:val="Strong"/>
                <w:b w:val="0"/>
                <w:bCs w:val="0"/>
              </w:rPr>
              <w:t>+</w:t>
            </w:r>
          </w:p>
        </w:tc>
      </w:tr>
      <w:tr w:rsidR="00F53CB6" w14:paraId="65540809" w14:textId="77777777" w:rsidTr="00F017F8">
        <w:trPr>
          <w:jc w:val="center"/>
        </w:trPr>
        <w:tc>
          <w:tcPr>
            <w:tcW w:w="2574" w:type="dxa"/>
          </w:tcPr>
          <w:p w14:paraId="4893F0FF" w14:textId="1F0E9AF9" w:rsidR="00F53CB6" w:rsidRPr="00E10676" w:rsidRDefault="00F53CB6" w:rsidP="008301A2">
            <w:pPr>
              <w:jc w:val="center"/>
              <w:rPr>
                <w:rStyle w:val="Strong"/>
                <w:b w:val="0"/>
                <w:bCs w:val="0"/>
                <w:i/>
                <w:iCs/>
              </w:rPr>
            </w:pPr>
            <w:r>
              <w:rPr>
                <w:rStyle w:val="Strong"/>
                <w:b w:val="0"/>
                <w:bCs w:val="0"/>
                <w:i/>
                <w:iCs/>
              </w:rPr>
              <w:t>F</w:t>
            </w:r>
            <w:r w:rsidRPr="00837259">
              <w:rPr>
                <w:rStyle w:val="Strong"/>
                <w:b w:val="0"/>
                <w:bCs w:val="0"/>
                <w:i/>
                <w:iCs/>
              </w:rPr>
              <w:t>ast</w:t>
            </w:r>
            <w:r>
              <w:rPr>
                <w:rStyle w:val="Strong"/>
                <w:i/>
                <w:iCs/>
              </w:rPr>
              <w:t xml:space="preserve"> </w:t>
            </w:r>
            <w:r>
              <w:rPr>
                <w:rStyle w:val="Strong"/>
                <w:b w:val="0"/>
                <w:bCs w:val="0"/>
                <w:i/>
                <w:iCs/>
              </w:rPr>
              <w:t>Speed</w:t>
            </w:r>
          </w:p>
        </w:tc>
        <w:tc>
          <w:tcPr>
            <w:tcW w:w="2111" w:type="dxa"/>
          </w:tcPr>
          <w:p w14:paraId="719B21B3" w14:textId="27BAD433" w:rsidR="00F53CB6" w:rsidRDefault="00F53CB6" w:rsidP="008301A2">
            <w:pPr>
              <w:jc w:val="center"/>
              <w:rPr>
                <w:rStyle w:val="Strong"/>
                <w:b w:val="0"/>
                <w:bCs w:val="0"/>
              </w:rPr>
            </w:pPr>
            <w:r>
              <w:rPr>
                <w:rStyle w:val="Strong"/>
                <w:b w:val="0"/>
                <w:bCs w:val="0"/>
              </w:rPr>
              <w:t>+</w:t>
            </w:r>
            <w:r w:rsidR="00E9381C">
              <w:rPr>
                <w:rStyle w:val="Strong"/>
                <w:b w:val="0"/>
                <w:bCs w:val="0"/>
              </w:rPr>
              <w:t>, -</w:t>
            </w:r>
          </w:p>
        </w:tc>
        <w:tc>
          <w:tcPr>
            <w:tcW w:w="2418" w:type="dxa"/>
          </w:tcPr>
          <w:p w14:paraId="6E9143B2" w14:textId="00525532" w:rsidR="00F53CB6" w:rsidRPr="00E10676" w:rsidRDefault="00F53CB6" w:rsidP="008301A2">
            <w:pPr>
              <w:jc w:val="center"/>
              <w:rPr>
                <w:rStyle w:val="Strong"/>
                <w:b w:val="0"/>
                <w:bCs w:val="0"/>
              </w:rPr>
            </w:pPr>
            <w:r>
              <w:rPr>
                <w:rStyle w:val="Strong"/>
                <w:b w:val="0"/>
                <w:bCs w:val="0"/>
              </w:rPr>
              <w:t>+ , -</w:t>
            </w:r>
          </w:p>
        </w:tc>
        <w:tc>
          <w:tcPr>
            <w:tcW w:w="2247" w:type="dxa"/>
          </w:tcPr>
          <w:p w14:paraId="55DEF46E" w14:textId="032EB998" w:rsidR="00F53CB6" w:rsidRPr="00E10676" w:rsidRDefault="00F53CB6" w:rsidP="008301A2">
            <w:pPr>
              <w:jc w:val="center"/>
              <w:rPr>
                <w:rStyle w:val="Strong"/>
                <w:b w:val="0"/>
                <w:bCs w:val="0"/>
              </w:rPr>
            </w:pPr>
            <w:r w:rsidRPr="00E10676">
              <w:rPr>
                <w:rStyle w:val="Strong"/>
                <w:b w:val="0"/>
                <w:bCs w:val="0"/>
              </w:rPr>
              <w:t>-</w:t>
            </w:r>
          </w:p>
        </w:tc>
      </w:tr>
      <w:tr w:rsidR="00F53CB6" w14:paraId="0C0BCE24" w14:textId="77777777" w:rsidTr="00F017F8">
        <w:trPr>
          <w:jc w:val="center"/>
        </w:trPr>
        <w:tc>
          <w:tcPr>
            <w:tcW w:w="2574" w:type="dxa"/>
          </w:tcPr>
          <w:p w14:paraId="0A77F474" w14:textId="277C6A15" w:rsidR="00F53CB6" w:rsidRPr="00E10676" w:rsidRDefault="00F53CB6" w:rsidP="008301A2">
            <w:pPr>
              <w:jc w:val="center"/>
              <w:rPr>
                <w:rStyle w:val="Strong"/>
                <w:b w:val="0"/>
                <w:bCs w:val="0"/>
                <w:i/>
                <w:iCs/>
              </w:rPr>
            </w:pPr>
            <w:r>
              <w:rPr>
                <w:rStyle w:val="Strong"/>
                <w:b w:val="0"/>
                <w:bCs w:val="0"/>
                <w:i/>
                <w:iCs/>
              </w:rPr>
              <w:t>Easy to Setup</w:t>
            </w:r>
          </w:p>
        </w:tc>
        <w:tc>
          <w:tcPr>
            <w:tcW w:w="2111" w:type="dxa"/>
          </w:tcPr>
          <w:p w14:paraId="224D70A8" w14:textId="15AC15E7"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36E9C72E" w14:textId="5B067899" w:rsidR="00F53CB6" w:rsidRPr="00E10676" w:rsidRDefault="00F53CB6" w:rsidP="008301A2">
            <w:pPr>
              <w:jc w:val="center"/>
              <w:rPr>
                <w:rStyle w:val="Strong"/>
                <w:b w:val="0"/>
                <w:bCs w:val="0"/>
              </w:rPr>
            </w:pPr>
            <w:r>
              <w:rPr>
                <w:rStyle w:val="Strong"/>
                <w:b w:val="0"/>
                <w:bCs w:val="0"/>
              </w:rPr>
              <w:t>-</w:t>
            </w:r>
          </w:p>
        </w:tc>
        <w:tc>
          <w:tcPr>
            <w:tcW w:w="2247" w:type="dxa"/>
          </w:tcPr>
          <w:p w14:paraId="418AFCAA" w14:textId="1ADF9B3E" w:rsidR="00F53CB6" w:rsidRPr="00E10676" w:rsidRDefault="00F53CB6" w:rsidP="008301A2">
            <w:pPr>
              <w:jc w:val="center"/>
              <w:rPr>
                <w:rStyle w:val="Strong"/>
                <w:b w:val="0"/>
                <w:bCs w:val="0"/>
              </w:rPr>
            </w:pPr>
            <w:r>
              <w:rPr>
                <w:rStyle w:val="Strong"/>
                <w:b w:val="0"/>
                <w:bCs w:val="0"/>
              </w:rPr>
              <w:t>+</w:t>
            </w:r>
          </w:p>
        </w:tc>
      </w:tr>
      <w:tr w:rsidR="00F53CB6" w14:paraId="298EF6B2" w14:textId="77777777" w:rsidTr="00F017F8">
        <w:trPr>
          <w:jc w:val="center"/>
        </w:trPr>
        <w:tc>
          <w:tcPr>
            <w:tcW w:w="2574" w:type="dxa"/>
          </w:tcPr>
          <w:p w14:paraId="7A71292B" w14:textId="364207BF" w:rsidR="00F53CB6" w:rsidRDefault="00F53CB6" w:rsidP="008301A2">
            <w:pPr>
              <w:jc w:val="center"/>
              <w:rPr>
                <w:rStyle w:val="Strong"/>
                <w:b w:val="0"/>
                <w:bCs w:val="0"/>
                <w:i/>
                <w:iCs/>
              </w:rPr>
            </w:pPr>
            <w:r>
              <w:rPr>
                <w:rStyle w:val="Strong"/>
                <w:b w:val="0"/>
                <w:bCs w:val="0"/>
                <w:i/>
                <w:iCs/>
              </w:rPr>
              <w:t>Easy to Learn</w:t>
            </w:r>
          </w:p>
        </w:tc>
        <w:tc>
          <w:tcPr>
            <w:tcW w:w="2111" w:type="dxa"/>
          </w:tcPr>
          <w:p w14:paraId="7AE528BC" w14:textId="00EFA3AB"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62455493" w14:textId="20D08759" w:rsidR="00F53CB6" w:rsidRDefault="00F53CB6" w:rsidP="008301A2">
            <w:pPr>
              <w:jc w:val="center"/>
              <w:rPr>
                <w:rStyle w:val="Strong"/>
                <w:b w:val="0"/>
                <w:bCs w:val="0"/>
              </w:rPr>
            </w:pPr>
            <w:r>
              <w:rPr>
                <w:rStyle w:val="Strong"/>
                <w:b w:val="0"/>
                <w:bCs w:val="0"/>
              </w:rPr>
              <w:t>-</w:t>
            </w:r>
          </w:p>
        </w:tc>
        <w:tc>
          <w:tcPr>
            <w:tcW w:w="2247" w:type="dxa"/>
          </w:tcPr>
          <w:p w14:paraId="18CA7248" w14:textId="30BD9229" w:rsidR="00F53CB6" w:rsidRDefault="00F53CB6" w:rsidP="008301A2">
            <w:pPr>
              <w:jc w:val="center"/>
              <w:rPr>
                <w:rStyle w:val="Strong"/>
                <w:b w:val="0"/>
                <w:bCs w:val="0"/>
              </w:rPr>
            </w:pPr>
            <w:r>
              <w:rPr>
                <w:rStyle w:val="Strong"/>
                <w:b w:val="0"/>
                <w:bCs w:val="0"/>
              </w:rPr>
              <w:t>+</w:t>
            </w:r>
          </w:p>
        </w:tc>
      </w:tr>
      <w:tr w:rsidR="00F53CB6" w14:paraId="3F26FEA8" w14:textId="77777777" w:rsidTr="00F017F8">
        <w:trPr>
          <w:jc w:val="center"/>
        </w:trPr>
        <w:tc>
          <w:tcPr>
            <w:tcW w:w="2574" w:type="dxa"/>
          </w:tcPr>
          <w:p w14:paraId="56E9CEB4" w14:textId="56703B6D" w:rsidR="00F53CB6" w:rsidRPr="00E10676" w:rsidRDefault="00F53CB6" w:rsidP="008301A2">
            <w:pPr>
              <w:jc w:val="center"/>
              <w:rPr>
                <w:rStyle w:val="Strong"/>
                <w:b w:val="0"/>
                <w:bCs w:val="0"/>
                <w:i/>
                <w:iCs/>
              </w:rPr>
            </w:pPr>
            <w:r w:rsidRPr="00E10676">
              <w:rPr>
                <w:rStyle w:val="Strong"/>
                <w:b w:val="0"/>
                <w:bCs w:val="0"/>
                <w:i/>
                <w:iCs/>
              </w:rPr>
              <w:t>Network Interfaces</w:t>
            </w:r>
          </w:p>
        </w:tc>
        <w:tc>
          <w:tcPr>
            <w:tcW w:w="2111" w:type="dxa"/>
          </w:tcPr>
          <w:p w14:paraId="6D395CD8" w14:textId="64828562" w:rsidR="00F53CB6" w:rsidRPr="00E10676" w:rsidRDefault="00F53CB6" w:rsidP="008301A2">
            <w:pPr>
              <w:jc w:val="center"/>
              <w:rPr>
                <w:rStyle w:val="Strong"/>
                <w:b w:val="0"/>
                <w:bCs w:val="0"/>
              </w:rPr>
            </w:pPr>
            <w:r>
              <w:rPr>
                <w:rStyle w:val="Strong"/>
                <w:b w:val="0"/>
                <w:bCs w:val="0"/>
              </w:rPr>
              <w:t>+</w:t>
            </w:r>
          </w:p>
        </w:tc>
        <w:tc>
          <w:tcPr>
            <w:tcW w:w="2418" w:type="dxa"/>
          </w:tcPr>
          <w:p w14:paraId="62ABB331" w14:textId="7CD0B193" w:rsidR="00F53CB6" w:rsidRPr="00E10676" w:rsidRDefault="00F53CB6" w:rsidP="008301A2">
            <w:pPr>
              <w:jc w:val="center"/>
              <w:rPr>
                <w:rStyle w:val="Strong"/>
                <w:b w:val="0"/>
                <w:bCs w:val="0"/>
              </w:rPr>
            </w:pPr>
            <w:r w:rsidRPr="00E10676">
              <w:rPr>
                <w:rStyle w:val="Strong"/>
                <w:b w:val="0"/>
                <w:bCs w:val="0"/>
              </w:rPr>
              <w:t>+</w:t>
            </w:r>
          </w:p>
        </w:tc>
        <w:tc>
          <w:tcPr>
            <w:tcW w:w="2247" w:type="dxa"/>
          </w:tcPr>
          <w:p w14:paraId="70065CE7" w14:textId="0C5B7274" w:rsidR="00F53CB6" w:rsidRPr="00E10676" w:rsidRDefault="00F53CB6" w:rsidP="008301A2">
            <w:pPr>
              <w:jc w:val="center"/>
              <w:rPr>
                <w:rStyle w:val="Strong"/>
                <w:b w:val="0"/>
                <w:bCs w:val="0"/>
              </w:rPr>
            </w:pPr>
            <w:r w:rsidRPr="00E10676">
              <w:rPr>
                <w:rStyle w:val="Strong"/>
                <w:b w:val="0"/>
                <w:bCs w:val="0"/>
              </w:rPr>
              <w:t>-</w:t>
            </w:r>
          </w:p>
        </w:tc>
      </w:tr>
      <w:tr w:rsidR="009024AB" w14:paraId="4B58947D" w14:textId="77777777" w:rsidTr="00F017F8">
        <w:trPr>
          <w:jc w:val="center"/>
        </w:trPr>
        <w:tc>
          <w:tcPr>
            <w:tcW w:w="2574" w:type="dxa"/>
          </w:tcPr>
          <w:p w14:paraId="58434258" w14:textId="7EBEC37F" w:rsidR="009024AB" w:rsidRPr="009024AB" w:rsidRDefault="009024AB" w:rsidP="008301A2">
            <w:pPr>
              <w:jc w:val="center"/>
              <w:rPr>
                <w:rStyle w:val="Strong"/>
                <w:b w:val="0"/>
                <w:bCs w:val="0"/>
                <w:i/>
                <w:iCs/>
              </w:rPr>
            </w:pPr>
            <w:r w:rsidRPr="009024AB">
              <w:rPr>
                <w:rStyle w:val="Strong"/>
                <w:b w:val="0"/>
                <w:bCs w:val="0"/>
                <w:i/>
                <w:iCs/>
              </w:rPr>
              <w:t>Scalability</w:t>
            </w:r>
          </w:p>
        </w:tc>
        <w:tc>
          <w:tcPr>
            <w:tcW w:w="2111" w:type="dxa"/>
          </w:tcPr>
          <w:p w14:paraId="27551AAA" w14:textId="775EC868" w:rsidR="009024AB" w:rsidRDefault="009024AB" w:rsidP="008301A2">
            <w:pPr>
              <w:jc w:val="center"/>
              <w:rPr>
                <w:rStyle w:val="Strong"/>
                <w:b w:val="0"/>
                <w:bCs w:val="0"/>
              </w:rPr>
            </w:pPr>
            <w:r>
              <w:rPr>
                <w:rStyle w:val="Strong"/>
                <w:b w:val="0"/>
                <w:bCs w:val="0"/>
              </w:rPr>
              <w:t>+</w:t>
            </w:r>
          </w:p>
        </w:tc>
        <w:tc>
          <w:tcPr>
            <w:tcW w:w="2418" w:type="dxa"/>
          </w:tcPr>
          <w:p w14:paraId="06ECA66E" w14:textId="65D17119" w:rsidR="009024AB" w:rsidRPr="00E10676" w:rsidRDefault="009024AB" w:rsidP="008301A2">
            <w:pPr>
              <w:jc w:val="center"/>
              <w:rPr>
                <w:rStyle w:val="Strong"/>
                <w:b w:val="0"/>
                <w:bCs w:val="0"/>
              </w:rPr>
            </w:pPr>
            <w:r>
              <w:rPr>
                <w:rStyle w:val="Strong"/>
                <w:b w:val="0"/>
                <w:bCs w:val="0"/>
              </w:rPr>
              <w:t>+</w:t>
            </w:r>
          </w:p>
        </w:tc>
        <w:tc>
          <w:tcPr>
            <w:tcW w:w="2247" w:type="dxa"/>
          </w:tcPr>
          <w:p w14:paraId="3FB9860E" w14:textId="7F29132C" w:rsidR="009024AB" w:rsidRPr="00E10676" w:rsidRDefault="009024AB" w:rsidP="008301A2">
            <w:pPr>
              <w:jc w:val="center"/>
              <w:rPr>
                <w:rStyle w:val="Strong"/>
                <w:b w:val="0"/>
                <w:bCs w:val="0"/>
              </w:rPr>
            </w:pPr>
            <w:r>
              <w:rPr>
                <w:rStyle w:val="Strong"/>
                <w:b w:val="0"/>
                <w:bCs w:val="0"/>
              </w:rPr>
              <w:t>+</w:t>
            </w:r>
            <w:r>
              <w:rPr>
                <w:rStyle w:val="Strong"/>
              </w:rPr>
              <w:t xml:space="preserve"> , -</w:t>
            </w:r>
          </w:p>
        </w:tc>
      </w:tr>
      <w:tr w:rsidR="00F53CB6" w14:paraId="559C3D0A" w14:textId="77777777" w:rsidTr="00F017F8">
        <w:trPr>
          <w:jc w:val="center"/>
        </w:trPr>
        <w:tc>
          <w:tcPr>
            <w:tcW w:w="2574" w:type="dxa"/>
          </w:tcPr>
          <w:p w14:paraId="7E43A426" w14:textId="32252113" w:rsidR="00F53CB6" w:rsidRPr="00E10676" w:rsidRDefault="00F53CB6" w:rsidP="008301A2">
            <w:pPr>
              <w:jc w:val="center"/>
              <w:rPr>
                <w:rStyle w:val="Strong"/>
                <w:b w:val="0"/>
                <w:bCs w:val="0"/>
                <w:i/>
                <w:iCs/>
              </w:rPr>
            </w:pPr>
            <w:r>
              <w:rPr>
                <w:rStyle w:val="Strong"/>
                <w:b w:val="0"/>
                <w:bCs w:val="0"/>
                <w:i/>
                <w:iCs/>
              </w:rPr>
              <w:t>Anonymization</w:t>
            </w:r>
          </w:p>
        </w:tc>
        <w:tc>
          <w:tcPr>
            <w:tcW w:w="2111" w:type="dxa"/>
          </w:tcPr>
          <w:p w14:paraId="10BC02ED" w14:textId="62DA3E74" w:rsidR="00F53CB6" w:rsidRDefault="00F53CB6" w:rsidP="008301A2">
            <w:pPr>
              <w:jc w:val="center"/>
              <w:rPr>
                <w:rStyle w:val="Strong"/>
                <w:b w:val="0"/>
                <w:bCs w:val="0"/>
              </w:rPr>
            </w:pPr>
            <w:r>
              <w:rPr>
                <w:rStyle w:val="Strong"/>
                <w:b w:val="0"/>
                <w:bCs w:val="0"/>
              </w:rPr>
              <w:t>+</w:t>
            </w:r>
          </w:p>
        </w:tc>
        <w:tc>
          <w:tcPr>
            <w:tcW w:w="2418" w:type="dxa"/>
          </w:tcPr>
          <w:p w14:paraId="03FD3FF1" w14:textId="6776ADD3" w:rsidR="00F53CB6" w:rsidRPr="00E10676" w:rsidRDefault="00F53CB6" w:rsidP="008301A2">
            <w:pPr>
              <w:jc w:val="center"/>
              <w:rPr>
                <w:rStyle w:val="Strong"/>
                <w:b w:val="0"/>
                <w:bCs w:val="0"/>
              </w:rPr>
            </w:pPr>
            <w:r>
              <w:rPr>
                <w:rStyle w:val="Strong"/>
                <w:b w:val="0"/>
                <w:bCs w:val="0"/>
              </w:rPr>
              <w:t>-</w:t>
            </w:r>
          </w:p>
        </w:tc>
        <w:tc>
          <w:tcPr>
            <w:tcW w:w="2247" w:type="dxa"/>
          </w:tcPr>
          <w:p w14:paraId="258AB707" w14:textId="4301EFBB" w:rsidR="00F53CB6" w:rsidRPr="00E10676" w:rsidRDefault="00F53CB6" w:rsidP="008301A2">
            <w:pPr>
              <w:jc w:val="center"/>
              <w:rPr>
                <w:rStyle w:val="Strong"/>
                <w:b w:val="0"/>
                <w:bCs w:val="0"/>
              </w:rPr>
            </w:pPr>
            <w:r>
              <w:rPr>
                <w:rStyle w:val="Strong"/>
                <w:b w:val="0"/>
                <w:bCs w:val="0"/>
              </w:rPr>
              <w:t>+</w:t>
            </w:r>
          </w:p>
        </w:tc>
      </w:tr>
      <w:tr w:rsidR="00F53CB6" w14:paraId="34245942" w14:textId="77777777" w:rsidTr="00F017F8">
        <w:trPr>
          <w:jc w:val="center"/>
        </w:trPr>
        <w:tc>
          <w:tcPr>
            <w:tcW w:w="2574" w:type="dxa"/>
          </w:tcPr>
          <w:p w14:paraId="0462A3CB" w14:textId="5AF3B2C8" w:rsidR="00F53CB6" w:rsidRDefault="001D7726" w:rsidP="008301A2">
            <w:pPr>
              <w:jc w:val="center"/>
              <w:rPr>
                <w:rStyle w:val="Strong"/>
                <w:b w:val="0"/>
                <w:bCs w:val="0"/>
                <w:i/>
                <w:iCs/>
              </w:rPr>
            </w:pPr>
            <w:r>
              <w:rPr>
                <w:rStyle w:val="Strong"/>
                <w:b w:val="0"/>
                <w:bCs w:val="0"/>
                <w:i/>
                <w:iCs/>
              </w:rPr>
              <w:t>Encrypted connections</w:t>
            </w:r>
          </w:p>
        </w:tc>
        <w:tc>
          <w:tcPr>
            <w:tcW w:w="2111" w:type="dxa"/>
          </w:tcPr>
          <w:p w14:paraId="6B6DECBE" w14:textId="061165FE" w:rsidR="00F53CB6" w:rsidRDefault="00F53CB6" w:rsidP="008301A2">
            <w:pPr>
              <w:jc w:val="center"/>
              <w:rPr>
                <w:rStyle w:val="Strong"/>
                <w:b w:val="0"/>
                <w:bCs w:val="0"/>
              </w:rPr>
            </w:pPr>
            <w:r>
              <w:rPr>
                <w:rStyle w:val="Strong"/>
                <w:b w:val="0"/>
                <w:bCs w:val="0"/>
              </w:rPr>
              <w:t>+</w:t>
            </w:r>
          </w:p>
        </w:tc>
        <w:tc>
          <w:tcPr>
            <w:tcW w:w="2418" w:type="dxa"/>
          </w:tcPr>
          <w:p w14:paraId="57325E03" w14:textId="257743BA" w:rsidR="00F53CB6" w:rsidRDefault="00F53CB6" w:rsidP="008301A2">
            <w:pPr>
              <w:jc w:val="center"/>
              <w:rPr>
                <w:rStyle w:val="Strong"/>
                <w:b w:val="0"/>
                <w:bCs w:val="0"/>
              </w:rPr>
            </w:pPr>
            <w:r>
              <w:rPr>
                <w:rStyle w:val="Strong"/>
                <w:b w:val="0"/>
                <w:bCs w:val="0"/>
              </w:rPr>
              <w:t>+</w:t>
            </w:r>
          </w:p>
        </w:tc>
        <w:tc>
          <w:tcPr>
            <w:tcW w:w="2247" w:type="dxa"/>
          </w:tcPr>
          <w:p w14:paraId="424D8CEE" w14:textId="2EAB3F32" w:rsidR="00F53CB6" w:rsidRDefault="00F53CB6" w:rsidP="008301A2">
            <w:pPr>
              <w:jc w:val="center"/>
              <w:rPr>
                <w:rStyle w:val="Strong"/>
                <w:b w:val="0"/>
                <w:bCs w:val="0"/>
              </w:rPr>
            </w:pPr>
            <w:r>
              <w:rPr>
                <w:rStyle w:val="Strong"/>
                <w:b w:val="0"/>
                <w:bCs w:val="0"/>
              </w:rPr>
              <w:t>+</w:t>
            </w:r>
          </w:p>
        </w:tc>
      </w:tr>
      <w:tr w:rsidR="001033AE" w14:paraId="2BC384C5" w14:textId="77777777" w:rsidTr="00F017F8">
        <w:trPr>
          <w:jc w:val="center"/>
        </w:trPr>
        <w:tc>
          <w:tcPr>
            <w:tcW w:w="2574" w:type="dxa"/>
          </w:tcPr>
          <w:p w14:paraId="7A211474" w14:textId="71D42E0C" w:rsidR="001033AE" w:rsidRPr="001033AE" w:rsidRDefault="001033AE" w:rsidP="008301A2">
            <w:pPr>
              <w:jc w:val="center"/>
              <w:rPr>
                <w:rStyle w:val="Strong"/>
                <w:b w:val="0"/>
                <w:bCs w:val="0"/>
                <w:i/>
                <w:iCs/>
              </w:rPr>
            </w:pPr>
            <w:r w:rsidRPr="001033AE">
              <w:rPr>
                <w:rStyle w:val="Strong"/>
                <w:b w:val="0"/>
                <w:bCs w:val="0"/>
                <w:i/>
                <w:iCs/>
              </w:rPr>
              <w:t xml:space="preserve">Packet </w:t>
            </w:r>
            <w:r w:rsidR="00567A6D">
              <w:rPr>
                <w:rStyle w:val="Strong"/>
                <w:b w:val="0"/>
                <w:bCs w:val="0"/>
                <w:i/>
                <w:iCs/>
              </w:rPr>
              <w:t xml:space="preserve">encapsulation </w:t>
            </w:r>
            <w:r w:rsidRPr="001033AE">
              <w:rPr>
                <w:rStyle w:val="Strong"/>
                <w:b w:val="0"/>
                <w:bCs w:val="0"/>
                <w:i/>
                <w:iCs/>
              </w:rPr>
              <w:t>Encryption</w:t>
            </w:r>
          </w:p>
        </w:tc>
        <w:tc>
          <w:tcPr>
            <w:tcW w:w="2111" w:type="dxa"/>
          </w:tcPr>
          <w:p w14:paraId="621A9A5A" w14:textId="3D1507A3" w:rsidR="001033AE" w:rsidRDefault="001033AE" w:rsidP="008301A2">
            <w:pPr>
              <w:jc w:val="center"/>
              <w:rPr>
                <w:rStyle w:val="Strong"/>
                <w:b w:val="0"/>
                <w:bCs w:val="0"/>
              </w:rPr>
            </w:pPr>
            <w:r>
              <w:rPr>
                <w:rStyle w:val="Strong"/>
                <w:b w:val="0"/>
                <w:bCs w:val="0"/>
              </w:rPr>
              <w:t>+</w:t>
            </w:r>
          </w:p>
        </w:tc>
        <w:tc>
          <w:tcPr>
            <w:tcW w:w="2418" w:type="dxa"/>
          </w:tcPr>
          <w:p w14:paraId="31A06469" w14:textId="581013A5" w:rsidR="001033AE" w:rsidRDefault="001033AE" w:rsidP="008301A2">
            <w:pPr>
              <w:jc w:val="center"/>
              <w:rPr>
                <w:rStyle w:val="Strong"/>
                <w:b w:val="0"/>
                <w:bCs w:val="0"/>
              </w:rPr>
            </w:pPr>
            <w:r>
              <w:rPr>
                <w:rStyle w:val="Strong"/>
                <w:b w:val="0"/>
                <w:bCs w:val="0"/>
              </w:rPr>
              <w:t>+</w:t>
            </w:r>
          </w:p>
        </w:tc>
        <w:tc>
          <w:tcPr>
            <w:tcW w:w="2247" w:type="dxa"/>
          </w:tcPr>
          <w:p w14:paraId="7138D154" w14:textId="1DA286A8" w:rsidR="001033AE" w:rsidRDefault="001033AE" w:rsidP="008301A2">
            <w:pPr>
              <w:jc w:val="center"/>
              <w:rPr>
                <w:rStyle w:val="Strong"/>
                <w:b w:val="0"/>
                <w:bCs w:val="0"/>
              </w:rPr>
            </w:pPr>
            <w:r>
              <w:rPr>
                <w:rStyle w:val="Strong"/>
                <w:b w:val="0"/>
                <w:bCs w:val="0"/>
              </w:rPr>
              <w:t>+</w:t>
            </w:r>
          </w:p>
        </w:tc>
      </w:tr>
      <w:tr w:rsidR="001033AE" w14:paraId="263492C7" w14:textId="77777777" w:rsidTr="00F017F8">
        <w:trPr>
          <w:jc w:val="center"/>
        </w:trPr>
        <w:tc>
          <w:tcPr>
            <w:tcW w:w="2574" w:type="dxa"/>
          </w:tcPr>
          <w:p w14:paraId="43B15531" w14:textId="40D16022" w:rsidR="001033AE" w:rsidRDefault="001033AE" w:rsidP="008301A2">
            <w:pPr>
              <w:jc w:val="center"/>
              <w:rPr>
                <w:rStyle w:val="Strong"/>
                <w:b w:val="0"/>
                <w:bCs w:val="0"/>
                <w:i/>
                <w:iCs/>
              </w:rPr>
            </w:pPr>
            <w:r>
              <w:rPr>
                <w:rStyle w:val="Strong"/>
                <w:b w:val="0"/>
                <w:bCs w:val="0"/>
                <w:i/>
                <w:iCs/>
              </w:rPr>
              <w:t>Data</w:t>
            </w:r>
            <w:r w:rsidR="00DC0AFB">
              <w:rPr>
                <w:rStyle w:val="Strong"/>
                <w:b w:val="0"/>
                <w:bCs w:val="0"/>
                <w:i/>
                <w:iCs/>
              </w:rPr>
              <w:t xml:space="preserve"> payload</w:t>
            </w:r>
            <w:r>
              <w:rPr>
                <w:rStyle w:val="Strong"/>
                <w:b w:val="0"/>
                <w:bCs w:val="0"/>
                <w:i/>
                <w:iCs/>
              </w:rPr>
              <w:t xml:space="preserve"> Encryption</w:t>
            </w:r>
          </w:p>
        </w:tc>
        <w:tc>
          <w:tcPr>
            <w:tcW w:w="2111" w:type="dxa"/>
          </w:tcPr>
          <w:p w14:paraId="051E2227" w14:textId="4140B28D" w:rsidR="001033AE" w:rsidRDefault="00601AB2" w:rsidP="008301A2">
            <w:pPr>
              <w:jc w:val="center"/>
              <w:rPr>
                <w:rStyle w:val="Strong"/>
                <w:b w:val="0"/>
                <w:bCs w:val="0"/>
              </w:rPr>
            </w:pPr>
            <w:r>
              <w:rPr>
                <w:rStyle w:val="Strong"/>
                <w:b w:val="0"/>
                <w:bCs w:val="0"/>
              </w:rPr>
              <w:t xml:space="preserve">+ (any service is </w:t>
            </w:r>
            <w:r w:rsidR="006B248D">
              <w:rPr>
                <w:rStyle w:val="Strong"/>
                <w:b w:val="0"/>
                <w:bCs w:val="0"/>
              </w:rPr>
              <w:t>behaving like</w:t>
            </w:r>
            <w:r>
              <w:rPr>
                <w:rStyle w:val="Strong"/>
                <w:b w:val="0"/>
                <w:bCs w:val="0"/>
              </w:rPr>
              <w:t xml:space="preserve"> </w:t>
            </w:r>
            <w:r w:rsidR="004C302E">
              <w:rPr>
                <w:rStyle w:val="Strong"/>
                <w:b w:val="0"/>
                <w:bCs w:val="0"/>
              </w:rPr>
              <w:t>“</w:t>
            </w:r>
            <w:r>
              <w:rPr>
                <w:rStyle w:val="Strong"/>
                <w:b w:val="0"/>
                <w:bCs w:val="0"/>
              </w:rPr>
              <w:t>using</w:t>
            </w:r>
            <w:r w:rsidR="004C302E">
              <w:rPr>
                <w:rStyle w:val="Strong"/>
                <w:b w:val="0"/>
                <w:bCs w:val="0"/>
              </w:rPr>
              <w:t>”</w:t>
            </w:r>
            <w:r>
              <w:rPr>
                <w:rStyle w:val="Strong"/>
                <w:b w:val="0"/>
                <w:bCs w:val="0"/>
              </w:rPr>
              <w:t xml:space="preserve"> </w:t>
            </w:r>
            <w:r w:rsidR="00D63CA6">
              <w:rPr>
                <w:rStyle w:val="Strong"/>
                <w:b w:val="0"/>
                <w:bCs w:val="0"/>
              </w:rPr>
              <w:t>“</w:t>
            </w:r>
            <w:r>
              <w:rPr>
                <w:rStyle w:val="Strong"/>
                <w:b w:val="0"/>
                <w:bCs w:val="0"/>
              </w:rPr>
              <w:t>https</w:t>
            </w:r>
            <w:r w:rsidR="00D63CA6">
              <w:rPr>
                <w:rStyle w:val="Strong"/>
                <w:b w:val="0"/>
                <w:bCs w:val="0"/>
              </w:rPr>
              <w:t>”</w:t>
            </w:r>
            <w:r w:rsidR="00215EEE">
              <w:rPr>
                <w:rStyle w:val="Strong"/>
                <w:b w:val="0"/>
                <w:bCs w:val="0"/>
              </w:rPr>
              <w:t xml:space="preserve"> due to blockchain nature</w:t>
            </w:r>
            <w:r>
              <w:rPr>
                <w:rStyle w:val="Strong"/>
                <w:b w:val="0"/>
                <w:bCs w:val="0"/>
              </w:rPr>
              <w:t>)</w:t>
            </w:r>
            <w:sdt>
              <w:sdtPr>
                <w:rPr>
                  <w:rStyle w:val="Strong"/>
                  <w:b w:val="0"/>
                  <w:bCs w:val="0"/>
                </w:rPr>
                <w:id w:val="-322206889"/>
                <w:citation/>
              </w:sdtPr>
              <w:sdtEndPr>
                <w:rPr>
                  <w:rStyle w:val="Strong"/>
                </w:rPr>
              </w:sdtEndPr>
              <w:sdtContent>
                <w:r w:rsidR="00B924BF">
                  <w:rPr>
                    <w:rStyle w:val="Strong"/>
                    <w:b w:val="0"/>
                    <w:bCs w:val="0"/>
                  </w:rPr>
                  <w:fldChar w:fldCharType="begin"/>
                </w:r>
                <w:r w:rsidR="00B924BF">
                  <w:rPr>
                    <w:rStyle w:val="Strong"/>
                    <w:b w:val="0"/>
                    <w:bCs w:val="0"/>
                  </w:rPr>
                  <w:instrText xml:space="preserve"> CITATION Blo21 \l 1033 </w:instrText>
                </w:r>
                <w:r w:rsidR="00B924BF">
                  <w:rPr>
                    <w:rStyle w:val="Strong"/>
                    <w:b w:val="0"/>
                    <w:bCs w:val="0"/>
                  </w:rPr>
                  <w:fldChar w:fldCharType="separate"/>
                </w:r>
                <w:r w:rsidR="00457D0D">
                  <w:rPr>
                    <w:rStyle w:val="Strong"/>
                    <w:b w:val="0"/>
                    <w:bCs w:val="0"/>
                    <w:noProof/>
                  </w:rPr>
                  <w:t xml:space="preserve"> </w:t>
                </w:r>
                <w:r w:rsidR="00457D0D" w:rsidRPr="00457D0D">
                  <w:rPr>
                    <w:noProof/>
                  </w:rPr>
                  <w:t>[63]</w:t>
                </w:r>
                <w:r w:rsidR="00B924BF">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sidR="00CC45C9">
                  <w:rPr>
                    <w:rStyle w:val="Strong"/>
                    <w:b w:val="0"/>
                    <w:bCs w:val="0"/>
                  </w:rPr>
                  <w:fldChar w:fldCharType="begin"/>
                </w:r>
                <w:r w:rsidR="00CC45C9">
                  <w:rPr>
                    <w:rStyle w:val="Strong"/>
                    <w:b w:val="0"/>
                    <w:bCs w:val="0"/>
                  </w:rPr>
                  <w:instrText xml:space="preserve"> CITATION Usi21 \l 1033 </w:instrText>
                </w:r>
                <w:r w:rsidR="00CC45C9">
                  <w:rPr>
                    <w:rStyle w:val="Strong"/>
                    <w:b w:val="0"/>
                    <w:bCs w:val="0"/>
                  </w:rPr>
                  <w:fldChar w:fldCharType="separate"/>
                </w:r>
                <w:r w:rsidR="00457D0D" w:rsidRPr="00457D0D">
                  <w:rPr>
                    <w:noProof/>
                  </w:rPr>
                  <w:t>[64]</w:t>
                </w:r>
                <w:r w:rsidR="00CC45C9">
                  <w:rPr>
                    <w:rStyle w:val="Strong"/>
                    <w:b w:val="0"/>
                    <w:bCs w:val="0"/>
                  </w:rPr>
                  <w:fldChar w:fldCharType="end"/>
                </w:r>
              </w:sdtContent>
            </w:sdt>
          </w:p>
        </w:tc>
        <w:tc>
          <w:tcPr>
            <w:tcW w:w="2418" w:type="dxa"/>
          </w:tcPr>
          <w:p w14:paraId="7010F47A" w14:textId="32B2DECE" w:rsidR="001033AE" w:rsidRDefault="001033AE" w:rsidP="008301A2">
            <w:pPr>
              <w:jc w:val="center"/>
              <w:rPr>
                <w:rStyle w:val="Strong"/>
                <w:b w:val="0"/>
                <w:bCs w:val="0"/>
              </w:rPr>
            </w:pPr>
            <w:r>
              <w:rPr>
                <w:rStyle w:val="Strong"/>
                <w:b w:val="0"/>
                <w:bCs w:val="0"/>
              </w:rPr>
              <w:t>yes, if the target service is in site</w:t>
            </w:r>
          </w:p>
        </w:tc>
        <w:tc>
          <w:tcPr>
            <w:tcW w:w="2247" w:type="dxa"/>
          </w:tcPr>
          <w:p w14:paraId="557FE301" w14:textId="6862494A" w:rsidR="001033AE" w:rsidRDefault="001033AE" w:rsidP="008301A2">
            <w:pPr>
              <w:jc w:val="center"/>
              <w:rPr>
                <w:rStyle w:val="Strong"/>
                <w:b w:val="0"/>
                <w:bCs w:val="0"/>
              </w:rPr>
            </w:pPr>
            <w:r>
              <w:rPr>
                <w:rStyle w:val="Strong"/>
                <w:b w:val="0"/>
                <w:bCs w:val="0"/>
              </w:rPr>
              <w:t>-</w:t>
            </w:r>
          </w:p>
        </w:tc>
      </w:tr>
      <w:tr w:rsidR="001D7726" w14:paraId="452270F3" w14:textId="77777777" w:rsidTr="00F017F8">
        <w:trPr>
          <w:jc w:val="center"/>
        </w:trPr>
        <w:tc>
          <w:tcPr>
            <w:tcW w:w="2574" w:type="dxa"/>
          </w:tcPr>
          <w:p w14:paraId="63F8B629" w14:textId="48CDAE15" w:rsidR="001D7726" w:rsidRDefault="001D7726" w:rsidP="008301A2">
            <w:pPr>
              <w:jc w:val="center"/>
              <w:rPr>
                <w:rStyle w:val="Strong"/>
                <w:b w:val="0"/>
                <w:bCs w:val="0"/>
                <w:i/>
                <w:iCs/>
              </w:rPr>
            </w:pPr>
            <w:r>
              <w:rPr>
                <w:rStyle w:val="Strong"/>
                <w:b w:val="0"/>
                <w:bCs w:val="0"/>
                <w:i/>
                <w:iCs/>
              </w:rPr>
              <w:t>Protects all online connections</w:t>
            </w:r>
          </w:p>
        </w:tc>
        <w:tc>
          <w:tcPr>
            <w:tcW w:w="2111" w:type="dxa"/>
          </w:tcPr>
          <w:p w14:paraId="57711ED5" w14:textId="68C35BED" w:rsidR="001D7726" w:rsidRDefault="001C6079" w:rsidP="008301A2">
            <w:pPr>
              <w:jc w:val="center"/>
              <w:rPr>
                <w:rStyle w:val="Strong"/>
                <w:b w:val="0"/>
                <w:bCs w:val="0"/>
              </w:rPr>
            </w:pPr>
            <w:r>
              <w:rPr>
                <w:rStyle w:val="Strong"/>
                <w:b w:val="0"/>
                <w:bCs w:val="0"/>
              </w:rPr>
              <w:t>+,</w:t>
            </w:r>
            <w:r w:rsidR="001D7726">
              <w:rPr>
                <w:rStyle w:val="Strong"/>
                <w:b w:val="0"/>
                <w:bCs w:val="0"/>
              </w:rPr>
              <w:t xml:space="preserve"> -</w:t>
            </w:r>
            <w:r>
              <w:rPr>
                <w:rStyle w:val="Strong"/>
                <w:b w:val="0"/>
                <w:bCs w:val="0"/>
              </w:rPr>
              <w:t xml:space="preserve"> (e.g., site-to-site or host-to-host)</w:t>
            </w:r>
          </w:p>
        </w:tc>
        <w:tc>
          <w:tcPr>
            <w:tcW w:w="2418" w:type="dxa"/>
          </w:tcPr>
          <w:p w14:paraId="29B8A659" w14:textId="0D245F39" w:rsidR="001D7726" w:rsidRDefault="001D7726" w:rsidP="008301A2">
            <w:pPr>
              <w:jc w:val="center"/>
              <w:rPr>
                <w:rStyle w:val="Strong"/>
                <w:b w:val="0"/>
                <w:bCs w:val="0"/>
              </w:rPr>
            </w:pPr>
            <w:r>
              <w:rPr>
                <w:rStyle w:val="Strong"/>
                <w:b w:val="0"/>
                <w:bCs w:val="0"/>
              </w:rPr>
              <w:t>+ , -</w:t>
            </w:r>
          </w:p>
        </w:tc>
        <w:tc>
          <w:tcPr>
            <w:tcW w:w="2247" w:type="dxa"/>
          </w:tcPr>
          <w:p w14:paraId="2BD27D6C" w14:textId="0862B9BE" w:rsidR="001D7726" w:rsidRDefault="00C64A9C" w:rsidP="008301A2">
            <w:pPr>
              <w:jc w:val="center"/>
              <w:rPr>
                <w:rStyle w:val="Strong"/>
                <w:b w:val="0"/>
                <w:bCs w:val="0"/>
              </w:rPr>
            </w:pPr>
            <w:r>
              <w:rPr>
                <w:rStyle w:val="Strong"/>
                <w:b w:val="0"/>
                <w:bCs w:val="0"/>
              </w:rPr>
              <w:t>-</w:t>
            </w:r>
          </w:p>
        </w:tc>
      </w:tr>
      <w:tr w:rsidR="001D7726" w14:paraId="5DB1B829" w14:textId="77777777" w:rsidTr="00F017F8">
        <w:trPr>
          <w:jc w:val="center"/>
        </w:trPr>
        <w:tc>
          <w:tcPr>
            <w:tcW w:w="2574" w:type="dxa"/>
          </w:tcPr>
          <w:p w14:paraId="72C1620A" w14:textId="4B223FF8" w:rsidR="001D7726" w:rsidRDefault="001D7726" w:rsidP="008301A2">
            <w:pPr>
              <w:jc w:val="center"/>
              <w:rPr>
                <w:rStyle w:val="Strong"/>
                <w:b w:val="0"/>
                <w:bCs w:val="0"/>
                <w:i/>
                <w:iCs/>
              </w:rPr>
            </w:pPr>
            <w:r>
              <w:rPr>
                <w:rStyle w:val="Strong"/>
                <w:b w:val="0"/>
                <w:bCs w:val="0"/>
                <w:i/>
                <w:iCs/>
              </w:rPr>
              <w:t>Ensures privacy</w:t>
            </w:r>
          </w:p>
        </w:tc>
        <w:tc>
          <w:tcPr>
            <w:tcW w:w="2111" w:type="dxa"/>
          </w:tcPr>
          <w:p w14:paraId="7FDB1A6E" w14:textId="7BFCE74E" w:rsidR="001D7726" w:rsidRDefault="001D7726" w:rsidP="008301A2">
            <w:pPr>
              <w:jc w:val="center"/>
              <w:rPr>
                <w:rStyle w:val="Strong"/>
                <w:b w:val="0"/>
                <w:bCs w:val="0"/>
              </w:rPr>
            </w:pPr>
            <w:r>
              <w:rPr>
                <w:rStyle w:val="Strong"/>
                <w:b w:val="0"/>
                <w:bCs w:val="0"/>
              </w:rPr>
              <w:t>+</w:t>
            </w:r>
          </w:p>
        </w:tc>
        <w:tc>
          <w:tcPr>
            <w:tcW w:w="2418" w:type="dxa"/>
          </w:tcPr>
          <w:p w14:paraId="1391F775" w14:textId="1F5E3D9A" w:rsidR="001D7726" w:rsidRDefault="001D7726" w:rsidP="008301A2">
            <w:pPr>
              <w:jc w:val="center"/>
              <w:rPr>
                <w:rStyle w:val="Strong"/>
                <w:b w:val="0"/>
                <w:bCs w:val="0"/>
              </w:rPr>
            </w:pPr>
            <w:r>
              <w:rPr>
                <w:rStyle w:val="Strong"/>
                <w:b w:val="0"/>
                <w:bCs w:val="0"/>
              </w:rPr>
              <w:t>+ , -</w:t>
            </w:r>
          </w:p>
        </w:tc>
        <w:tc>
          <w:tcPr>
            <w:tcW w:w="2247" w:type="dxa"/>
          </w:tcPr>
          <w:p w14:paraId="61CF02F7" w14:textId="0495630F" w:rsidR="001D7726" w:rsidRDefault="001D7726" w:rsidP="008301A2">
            <w:pPr>
              <w:jc w:val="center"/>
              <w:rPr>
                <w:rStyle w:val="Strong"/>
                <w:b w:val="0"/>
                <w:bCs w:val="0"/>
              </w:rPr>
            </w:pPr>
            <w:r>
              <w:rPr>
                <w:rStyle w:val="Strong"/>
                <w:b w:val="0"/>
                <w:bCs w:val="0"/>
              </w:rPr>
              <w:t>+</w:t>
            </w:r>
          </w:p>
        </w:tc>
      </w:tr>
      <w:tr w:rsidR="00A84F93" w14:paraId="7D322E4E" w14:textId="77777777" w:rsidTr="00F017F8">
        <w:trPr>
          <w:jc w:val="center"/>
        </w:trPr>
        <w:tc>
          <w:tcPr>
            <w:tcW w:w="2574" w:type="dxa"/>
          </w:tcPr>
          <w:p w14:paraId="4F6A39BC" w14:textId="134112C0" w:rsidR="00A84F93" w:rsidRPr="00A84F93" w:rsidRDefault="00A84F93" w:rsidP="008301A2">
            <w:pPr>
              <w:jc w:val="center"/>
              <w:rPr>
                <w:rStyle w:val="Strong"/>
                <w:b w:val="0"/>
                <w:bCs w:val="0"/>
                <w:i/>
                <w:iCs/>
              </w:rPr>
            </w:pPr>
            <w:r w:rsidRPr="00A84F93">
              <w:rPr>
                <w:rStyle w:val="Strong"/>
                <w:b w:val="0"/>
                <w:bCs w:val="0"/>
                <w:i/>
                <w:iCs/>
              </w:rPr>
              <w:t>End-to-end encryption (E2EE)</w:t>
            </w:r>
          </w:p>
        </w:tc>
        <w:tc>
          <w:tcPr>
            <w:tcW w:w="2111" w:type="dxa"/>
          </w:tcPr>
          <w:p w14:paraId="3935B657" w14:textId="684E6286" w:rsidR="00A84F93" w:rsidRDefault="00D14272" w:rsidP="008301A2">
            <w:pPr>
              <w:jc w:val="center"/>
              <w:rPr>
                <w:rStyle w:val="Strong"/>
                <w:b w:val="0"/>
                <w:bCs w:val="0"/>
              </w:rPr>
            </w:pPr>
            <w:r>
              <w:rPr>
                <w:rStyle w:val="Strong"/>
                <w:b w:val="0"/>
                <w:bCs w:val="0"/>
              </w:rPr>
              <w:t>+</w:t>
            </w:r>
          </w:p>
        </w:tc>
        <w:tc>
          <w:tcPr>
            <w:tcW w:w="2418" w:type="dxa"/>
          </w:tcPr>
          <w:p w14:paraId="5CA107AA" w14:textId="7CE449AC" w:rsidR="00A84F93" w:rsidRDefault="001666CC" w:rsidP="008301A2">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A84F93" w:rsidRDefault="00A84F93" w:rsidP="008301A2">
            <w:pPr>
              <w:jc w:val="center"/>
              <w:rPr>
                <w:rStyle w:val="Strong"/>
                <w:b w:val="0"/>
                <w:bCs w:val="0"/>
              </w:rPr>
            </w:pPr>
            <w:r>
              <w:rPr>
                <w:rStyle w:val="Strong"/>
                <w:b w:val="0"/>
                <w:bCs w:val="0"/>
              </w:rPr>
              <w:t>-</w:t>
            </w:r>
          </w:p>
        </w:tc>
      </w:tr>
      <w:tr w:rsidR="00F53CB6" w14:paraId="6235F659" w14:textId="77777777" w:rsidTr="00F017F8">
        <w:trPr>
          <w:jc w:val="center"/>
        </w:trPr>
        <w:tc>
          <w:tcPr>
            <w:tcW w:w="2574" w:type="dxa"/>
          </w:tcPr>
          <w:p w14:paraId="50BC47DE" w14:textId="2F716E5E" w:rsidR="00F53CB6" w:rsidRDefault="00F53CB6" w:rsidP="008301A2">
            <w:pPr>
              <w:jc w:val="center"/>
              <w:rPr>
                <w:rStyle w:val="Strong"/>
                <w:b w:val="0"/>
                <w:bCs w:val="0"/>
                <w:i/>
                <w:iCs/>
              </w:rPr>
            </w:pPr>
            <w:r>
              <w:rPr>
                <w:rStyle w:val="Strong"/>
                <w:b w:val="0"/>
                <w:bCs w:val="0"/>
                <w:i/>
                <w:iCs/>
              </w:rPr>
              <w:lastRenderedPageBreak/>
              <w:t>D</w:t>
            </w:r>
            <w:r w:rsidRPr="006B5FA0">
              <w:rPr>
                <w:rStyle w:val="Strong"/>
                <w:b w:val="0"/>
                <w:bCs w:val="0"/>
                <w:i/>
                <w:iCs/>
              </w:rPr>
              <w:t xml:space="preserve">ecentralized </w:t>
            </w:r>
            <w:r w:rsidR="00264BE5">
              <w:rPr>
                <w:rStyle w:val="Strong"/>
                <w:b w:val="0"/>
                <w:bCs w:val="0"/>
                <w:i/>
                <w:iCs/>
              </w:rPr>
              <w:t xml:space="preserve">peer-to-peer </w:t>
            </w:r>
            <w:r w:rsidRPr="006B5FA0">
              <w:rPr>
                <w:rStyle w:val="Strong"/>
                <w:b w:val="0"/>
                <w:bCs w:val="0"/>
                <w:i/>
                <w:iCs/>
              </w:rPr>
              <w:t>nodes</w:t>
            </w:r>
          </w:p>
        </w:tc>
        <w:tc>
          <w:tcPr>
            <w:tcW w:w="2111" w:type="dxa"/>
          </w:tcPr>
          <w:p w14:paraId="40E9336E" w14:textId="084E98FA" w:rsidR="00F53CB6" w:rsidRDefault="00F53CB6" w:rsidP="008301A2">
            <w:pPr>
              <w:jc w:val="center"/>
              <w:rPr>
                <w:rStyle w:val="Strong"/>
                <w:b w:val="0"/>
                <w:bCs w:val="0"/>
              </w:rPr>
            </w:pPr>
            <w:r>
              <w:rPr>
                <w:rStyle w:val="Strong"/>
                <w:b w:val="0"/>
                <w:bCs w:val="0"/>
              </w:rPr>
              <w:t>+</w:t>
            </w:r>
          </w:p>
        </w:tc>
        <w:tc>
          <w:tcPr>
            <w:tcW w:w="2418" w:type="dxa"/>
          </w:tcPr>
          <w:p w14:paraId="621DF7CC" w14:textId="4A4F73FB" w:rsidR="00F53CB6" w:rsidRDefault="00F53CB6" w:rsidP="008301A2">
            <w:pPr>
              <w:jc w:val="center"/>
              <w:rPr>
                <w:rStyle w:val="Strong"/>
                <w:b w:val="0"/>
                <w:bCs w:val="0"/>
              </w:rPr>
            </w:pPr>
            <w:r>
              <w:rPr>
                <w:rStyle w:val="Strong"/>
                <w:b w:val="0"/>
                <w:bCs w:val="0"/>
              </w:rPr>
              <w:t>-</w:t>
            </w:r>
          </w:p>
        </w:tc>
        <w:tc>
          <w:tcPr>
            <w:tcW w:w="2247" w:type="dxa"/>
          </w:tcPr>
          <w:p w14:paraId="32B844D9" w14:textId="7E43DEB5" w:rsidR="00F53CB6" w:rsidRDefault="00F53CB6" w:rsidP="008301A2">
            <w:pPr>
              <w:jc w:val="center"/>
              <w:rPr>
                <w:rStyle w:val="Strong"/>
                <w:b w:val="0"/>
                <w:bCs w:val="0"/>
              </w:rPr>
            </w:pPr>
            <w:r>
              <w:rPr>
                <w:rStyle w:val="Strong"/>
                <w:b w:val="0"/>
                <w:bCs w:val="0"/>
              </w:rPr>
              <w:t>+</w:t>
            </w:r>
          </w:p>
        </w:tc>
      </w:tr>
      <w:tr w:rsidR="00F53CB6" w14:paraId="270D5997" w14:textId="77777777" w:rsidTr="00F017F8">
        <w:trPr>
          <w:jc w:val="center"/>
        </w:trPr>
        <w:tc>
          <w:tcPr>
            <w:tcW w:w="2574" w:type="dxa"/>
          </w:tcPr>
          <w:p w14:paraId="76516FAB" w14:textId="7CC52C36" w:rsidR="00F53CB6" w:rsidRDefault="00F53CB6" w:rsidP="008301A2">
            <w:pPr>
              <w:jc w:val="center"/>
              <w:rPr>
                <w:rStyle w:val="Strong"/>
                <w:b w:val="0"/>
                <w:bCs w:val="0"/>
                <w:i/>
                <w:iCs/>
              </w:rPr>
            </w:pPr>
            <w:r>
              <w:rPr>
                <w:rStyle w:val="Strong"/>
                <w:b w:val="0"/>
                <w:bCs w:val="0"/>
                <w:i/>
                <w:iCs/>
              </w:rPr>
              <w:t>Flexibility on Business Network Ecosystem</w:t>
            </w:r>
          </w:p>
        </w:tc>
        <w:tc>
          <w:tcPr>
            <w:tcW w:w="2111" w:type="dxa"/>
          </w:tcPr>
          <w:p w14:paraId="397129FC" w14:textId="0CC3CB5B" w:rsidR="00F53CB6" w:rsidRDefault="00F53CB6" w:rsidP="008301A2">
            <w:pPr>
              <w:jc w:val="center"/>
              <w:rPr>
                <w:rStyle w:val="Strong"/>
                <w:b w:val="0"/>
                <w:bCs w:val="0"/>
              </w:rPr>
            </w:pPr>
            <w:r>
              <w:rPr>
                <w:rStyle w:val="Strong"/>
                <w:b w:val="0"/>
                <w:bCs w:val="0"/>
              </w:rPr>
              <w:t>+</w:t>
            </w:r>
          </w:p>
        </w:tc>
        <w:tc>
          <w:tcPr>
            <w:tcW w:w="2418" w:type="dxa"/>
          </w:tcPr>
          <w:p w14:paraId="2D35DC3F" w14:textId="2CCFC2CE" w:rsidR="00F53CB6" w:rsidRDefault="00F53CB6" w:rsidP="008301A2">
            <w:pPr>
              <w:jc w:val="center"/>
              <w:rPr>
                <w:rStyle w:val="Strong"/>
                <w:b w:val="0"/>
                <w:bCs w:val="0"/>
              </w:rPr>
            </w:pPr>
            <w:r>
              <w:rPr>
                <w:rStyle w:val="Strong"/>
                <w:b w:val="0"/>
                <w:bCs w:val="0"/>
              </w:rPr>
              <w:t>+</w:t>
            </w:r>
          </w:p>
        </w:tc>
        <w:tc>
          <w:tcPr>
            <w:tcW w:w="2247" w:type="dxa"/>
          </w:tcPr>
          <w:p w14:paraId="064F30BC" w14:textId="6FDE8D35" w:rsidR="00F53CB6" w:rsidRDefault="00F53CB6" w:rsidP="008301A2">
            <w:pPr>
              <w:jc w:val="center"/>
              <w:rPr>
                <w:rStyle w:val="Strong"/>
                <w:b w:val="0"/>
                <w:bCs w:val="0"/>
              </w:rPr>
            </w:pPr>
            <w:r>
              <w:rPr>
                <w:rStyle w:val="Strong"/>
                <w:b w:val="0"/>
                <w:bCs w:val="0"/>
              </w:rPr>
              <w:t>-</w:t>
            </w:r>
          </w:p>
        </w:tc>
      </w:tr>
      <w:tr w:rsidR="00F53CB6" w14:paraId="3E578BFB" w14:textId="77777777" w:rsidTr="00F017F8">
        <w:trPr>
          <w:jc w:val="center"/>
        </w:trPr>
        <w:tc>
          <w:tcPr>
            <w:tcW w:w="2574" w:type="dxa"/>
          </w:tcPr>
          <w:p w14:paraId="27703429" w14:textId="6B20AACE" w:rsidR="00F53CB6" w:rsidRDefault="00F53CB6" w:rsidP="008301A2">
            <w:pPr>
              <w:jc w:val="center"/>
              <w:rPr>
                <w:rStyle w:val="Strong"/>
                <w:b w:val="0"/>
                <w:bCs w:val="0"/>
                <w:i/>
                <w:iCs/>
              </w:rPr>
            </w:pPr>
            <w:r>
              <w:rPr>
                <w:rStyle w:val="Strong"/>
                <w:b w:val="0"/>
                <w:bCs w:val="0"/>
                <w:i/>
                <w:iCs/>
              </w:rPr>
              <w:t>Business Support (if can be applicable)</w:t>
            </w:r>
          </w:p>
        </w:tc>
        <w:tc>
          <w:tcPr>
            <w:tcW w:w="2111" w:type="dxa"/>
          </w:tcPr>
          <w:p w14:paraId="7460B221" w14:textId="4E5D1070" w:rsidR="00F53CB6" w:rsidRDefault="00F53CB6" w:rsidP="008301A2">
            <w:pPr>
              <w:jc w:val="center"/>
              <w:rPr>
                <w:rStyle w:val="Strong"/>
                <w:b w:val="0"/>
                <w:bCs w:val="0"/>
              </w:rPr>
            </w:pPr>
            <w:r>
              <w:rPr>
                <w:rStyle w:val="Strong"/>
                <w:b w:val="0"/>
                <w:bCs w:val="0"/>
              </w:rPr>
              <w:t>+</w:t>
            </w:r>
          </w:p>
        </w:tc>
        <w:tc>
          <w:tcPr>
            <w:tcW w:w="2418" w:type="dxa"/>
          </w:tcPr>
          <w:p w14:paraId="168DBF72" w14:textId="46FD0975" w:rsidR="00F53CB6" w:rsidRDefault="00F53CB6" w:rsidP="008301A2">
            <w:pPr>
              <w:jc w:val="center"/>
              <w:rPr>
                <w:rStyle w:val="Strong"/>
                <w:b w:val="0"/>
                <w:bCs w:val="0"/>
              </w:rPr>
            </w:pPr>
            <w:r>
              <w:rPr>
                <w:rStyle w:val="Strong"/>
                <w:b w:val="0"/>
                <w:bCs w:val="0"/>
              </w:rPr>
              <w:t>+</w:t>
            </w:r>
          </w:p>
        </w:tc>
        <w:tc>
          <w:tcPr>
            <w:tcW w:w="2247" w:type="dxa"/>
          </w:tcPr>
          <w:p w14:paraId="56F634E1" w14:textId="5F2334B4" w:rsidR="00F53CB6" w:rsidRDefault="00F53CB6" w:rsidP="008301A2">
            <w:pPr>
              <w:jc w:val="center"/>
              <w:rPr>
                <w:rStyle w:val="Strong"/>
                <w:b w:val="0"/>
                <w:bCs w:val="0"/>
              </w:rPr>
            </w:pPr>
            <w:r>
              <w:rPr>
                <w:rStyle w:val="Strong"/>
                <w:b w:val="0"/>
                <w:bCs w:val="0"/>
              </w:rPr>
              <w:t>+ , -</w:t>
            </w:r>
          </w:p>
        </w:tc>
      </w:tr>
      <w:tr w:rsidR="00F53CB6" w14:paraId="57948906" w14:textId="77777777" w:rsidTr="00F017F8">
        <w:trPr>
          <w:jc w:val="center"/>
        </w:trPr>
        <w:tc>
          <w:tcPr>
            <w:tcW w:w="2574" w:type="dxa"/>
          </w:tcPr>
          <w:p w14:paraId="4EE5737D" w14:textId="24D60ED8" w:rsidR="00F53CB6" w:rsidRDefault="00F53CB6" w:rsidP="008301A2">
            <w:pPr>
              <w:jc w:val="center"/>
              <w:rPr>
                <w:rStyle w:val="Strong"/>
                <w:b w:val="0"/>
                <w:bCs w:val="0"/>
                <w:i/>
                <w:iCs/>
              </w:rPr>
            </w:pPr>
            <w:r>
              <w:rPr>
                <w:rStyle w:val="Strong"/>
                <w:b w:val="0"/>
                <w:bCs w:val="0"/>
                <w:i/>
                <w:iCs/>
              </w:rPr>
              <w:t>End-user support</w:t>
            </w:r>
          </w:p>
        </w:tc>
        <w:tc>
          <w:tcPr>
            <w:tcW w:w="2111" w:type="dxa"/>
          </w:tcPr>
          <w:p w14:paraId="74974E75" w14:textId="634C833C" w:rsidR="00F53CB6" w:rsidRDefault="00F53CB6" w:rsidP="008301A2">
            <w:pPr>
              <w:jc w:val="center"/>
              <w:rPr>
                <w:rStyle w:val="Strong"/>
                <w:b w:val="0"/>
                <w:bCs w:val="0"/>
              </w:rPr>
            </w:pPr>
            <w:r>
              <w:rPr>
                <w:rStyle w:val="Strong"/>
                <w:b w:val="0"/>
                <w:bCs w:val="0"/>
              </w:rPr>
              <w:t>+</w:t>
            </w:r>
          </w:p>
        </w:tc>
        <w:tc>
          <w:tcPr>
            <w:tcW w:w="2418" w:type="dxa"/>
          </w:tcPr>
          <w:p w14:paraId="538C6F81" w14:textId="07481D43" w:rsidR="00F53CB6" w:rsidRDefault="00F53CB6" w:rsidP="008301A2">
            <w:pPr>
              <w:jc w:val="center"/>
              <w:rPr>
                <w:rStyle w:val="Strong"/>
                <w:b w:val="0"/>
                <w:bCs w:val="0"/>
              </w:rPr>
            </w:pPr>
            <w:r>
              <w:rPr>
                <w:rStyle w:val="Strong"/>
                <w:b w:val="0"/>
                <w:bCs w:val="0"/>
              </w:rPr>
              <w:t>+</w:t>
            </w:r>
          </w:p>
        </w:tc>
        <w:tc>
          <w:tcPr>
            <w:tcW w:w="2247" w:type="dxa"/>
          </w:tcPr>
          <w:p w14:paraId="4D9E93AF" w14:textId="16CFC34A" w:rsidR="00F53CB6" w:rsidRDefault="00F53CB6" w:rsidP="008301A2">
            <w:pPr>
              <w:jc w:val="center"/>
              <w:rPr>
                <w:rStyle w:val="Strong"/>
                <w:b w:val="0"/>
                <w:bCs w:val="0"/>
              </w:rPr>
            </w:pPr>
            <w:r>
              <w:rPr>
                <w:rStyle w:val="Strong"/>
                <w:b w:val="0"/>
                <w:bCs w:val="0"/>
              </w:rPr>
              <w:t>+</w:t>
            </w:r>
          </w:p>
        </w:tc>
      </w:tr>
      <w:tr w:rsidR="00F53CB6" w14:paraId="06846FF1" w14:textId="77777777" w:rsidTr="00F017F8">
        <w:trPr>
          <w:jc w:val="center"/>
        </w:trPr>
        <w:tc>
          <w:tcPr>
            <w:tcW w:w="2574" w:type="dxa"/>
          </w:tcPr>
          <w:p w14:paraId="3DB58692" w14:textId="0E4FE2B2" w:rsidR="00F53CB6" w:rsidRDefault="00F53CB6" w:rsidP="008301A2">
            <w:pPr>
              <w:jc w:val="center"/>
              <w:rPr>
                <w:rStyle w:val="Strong"/>
                <w:b w:val="0"/>
                <w:bCs w:val="0"/>
                <w:i/>
                <w:iCs/>
              </w:rPr>
            </w:pPr>
            <w:r>
              <w:rPr>
                <w:rStyle w:val="Strong"/>
                <w:b w:val="0"/>
                <w:bCs w:val="0"/>
                <w:i/>
                <w:iCs/>
              </w:rPr>
              <w:t>Hard to trace</w:t>
            </w:r>
          </w:p>
        </w:tc>
        <w:tc>
          <w:tcPr>
            <w:tcW w:w="2111" w:type="dxa"/>
          </w:tcPr>
          <w:p w14:paraId="2C0BE5E9" w14:textId="095379E1" w:rsidR="00F53CB6" w:rsidRDefault="00F53CB6" w:rsidP="008301A2">
            <w:pPr>
              <w:jc w:val="center"/>
              <w:rPr>
                <w:rStyle w:val="Strong"/>
                <w:b w:val="0"/>
                <w:bCs w:val="0"/>
              </w:rPr>
            </w:pPr>
            <w:r>
              <w:rPr>
                <w:rStyle w:val="Strong"/>
                <w:b w:val="0"/>
                <w:bCs w:val="0"/>
              </w:rPr>
              <w:t>+</w:t>
            </w:r>
          </w:p>
        </w:tc>
        <w:tc>
          <w:tcPr>
            <w:tcW w:w="2418" w:type="dxa"/>
          </w:tcPr>
          <w:p w14:paraId="77F8626E" w14:textId="471FDA70" w:rsidR="00F53CB6" w:rsidRDefault="00F53CB6" w:rsidP="008301A2">
            <w:pPr>
              <w:jc w:val="center"/>
              <w:rPr>
                <w:rStyle w:val="Strong"/>
                <w:b w:val="0"/>
                <w:bCs w:val="0"/>
              </w:rPr>
            </w:pPr>
            <w:r>
              <w:rPr>
                <w:rStyle w:val="Strong"/>
                <w:b w:val="0"/>
                <w:bCs w:val="0"/>
              </w:rPr>
              <w:t>+ , -</w:t>
            </w:r>
          </w:p>
        </w:tc>
        <w:tc>
          <w:tcPr>
            <w:tcW w:w="2247" w:type="dxa"/>
          </w:tcPr>
          <w:p w14:paraId="0EE51C89" w14:textId="0F9E4E11" w:rsidR="00F53CB6" w:rsidRDefault="00F53CB6" w:rsidP="008301A2">
            <w:pPr>
              <w:jc w:val="center"/>
              <w:rPr>
                <w:rStyle w:val="Strong"/>
                <w:b w:val="0"/>
                <w:bCs w:val="0"/>
              </w:rPr>
            </w:pPr>
            <w:r>
              <w:rPr>
                <w:rStyle w:val="Strong"/>
                <w:b w:val="0"/>
                <w:bCs w:val="0"/>
              </w:rPr>
              <w:t>+</w:t>
            </w:r>
          </w:p>
        </w:tc>
      </w:tr>
      <w:tr w:rsidR="00F53CB6" w14:paraId="2E22F972" w14:textId="77777777" w:rsidTr="00F017F8">
        <w:trPr>
          <w:jc w:val="center"/>
        </w:trPr>
        <w:tc>
          <w:tcPr>
            <w:tcW w:w="2574" w:type="dxa"/>
          </w:tcPr>
          <w:p w14:paraId="3F40EE7D" w14:textId="3A589FBA" w:rsidR="00F53CB6" w:rsidRDefault="00F53CB6" w:rsidP="008301A2">
            <w:pPr>
              <w:jc w:val="center"/>
              <w:rPr>
                <w:rStyle w:val="Strong"/>
                <w:b w:val="0"/>
                <w:bCs w:val="0"/>
                <w:i/>
                <w:iCs/>
              </w:rPr>
            </w:pPr>
            <w:r>
              <w:rPr>
                <w:rStyle w:val="Strong"/>
                <w:b w:val="0"/>
                <w:bCs w:val="0"/>
                <w:i/>
                <w:iCs/>
              </w:rPr>
              <w:t>User-friendly</w:t>
            </w:r>
          </w:p>
        </w:tc>
        <w:tc>
          <w:tcPr>
            <w:tcW w:w="2111" w:type="dxa"/>
          </w:tcPr>
          <w:p w14:paraId="56A24F85" w14:textId="7FDDE15C" w:rsidR="00F53CB6" w:rsidRDefault="00F53CB6" w:rsidP="008301A2">
            <w:pPr>
              <w:jc w:val="center"/>
              <w:rPr>
                <w:rStyle w:val="Strong"/>
                <w:b w:val="0"/>
                <w:bCs w:val="0"/>
              </w:rPr>
            </w:pPr>
            <w:r>
              <w:rPr>
                <w:rStyle w:val="Strong"/>
                <w:b w:val="0"/>
                <w:bCs w:val="0"/>
              </w:rPr>
              <w:t>+</w:t>
            </w:r>
            <w:r w:rsidR="00FB1404">
              <w:rPr>
                <w:rStyle w:val="Strong"/>
                <w:b w:val="0"/>
                <w:bCs w:val="0"/>
              </w:rPr>
              <w:t xml:space="preserve"> , -</w:t>
            </w:r>
          </w:p>
        </w:tc>
        <w:tc>
          <w:tcPr>
            <w:tcW w:w="2418" w:type="dxa"/>
          </w:tcPr>
          <w:p w14:paraId="3909FCA4" w14:textId="6CDF8947" w:rsidR="00F53CB6" w:rsidRDefault="00F53CB6" w:rsidP="008301A2">
            <w:pPr>
              <w:jc w:val="center"/>
              <w:rPr>
                <w:rStyle w:val="Strong"/>
                <w:b w:val="0"/>
                <w:bCs w:val="0"/>
              </w:rPr>
            </w:pPr>
            <w:r>
              <w:rPr>
                <w:rStyle w:val="Strong"/>
                <w:b w:val="0"/>
                <w:bCs w:val="0"/>
              </w:rPr>
              <w:t>+ , -</w:t>
            </w:r>
          </w:p>
        </w:tc>
        <w:tc>
          <w:tcPr>
            <w:tcW w:w="2247" w:type="dxa"/>
          </w:tcPr>
          <w:p w14:paraId="4F2DE124" w14:textId="5E9864E1" w:rsidR="00F53CB6" w:rsidRDefault="00F53CB6" w:rsidP="008301A2">
            <w:pPr>
              <w:jc w:val="center"/>
              <w:rPr>
                <w:rStyle w:val="Strong"/>
                <w:b w:val="0"/>
                <w:bCs w:val="0"/>
              </w:rPr>
            </w:pPr>
            <w:r>
              <w:rPr>
                <w:rStyle w:val="Strong"/>
                <w:b w:val="0"/>
                <w:bCs w:val="0"/>
              </w:rPr>
              <w:t>+</w:t>
            </w:r>
          </w:p>
        </w:tc>
      </w:tr>
      <w:tr w:rsidR="00B65368" w14:paraId="01855087" w14:textId="77777777" w:rsidTr="00F017F8">
        <w:trPr>
          <w:jc w:val="center"/>
        </w:trPr>
        <w:tc>
          <w:tcPr>
            <w:tcW w:w="2574" w:type="dxa"/>
          </w:tcPr>
          <w:p w14:paraId="09B49897" w14:textId="52671D61" w:rsidR="00B65368" w:rsidRDefault="00B65368" w:rsidP="008301A2">
            <w:pPr>
              <w:jc w:val="center"/>
              <w:rPr>
                <w:rStyle w:val="Strong"/>
                <w:b w:val="0"/>
                <w:bCs w:val="0"/>
                <w:i/>
                <w:iCs/>
              </w:rPr>
            </w:pPr>
            <w:r>
              <w:rPr>
                <w:rStyle w:val="Strong"/>
                <w:b w:val="0"/>
                <w:bCs w:val="0"/>
                <w:i/>
                <w:iCs/>
              </w:rPr>
              <w:t>Unlock streaming content</w:t>
            </w:r>
          </w:p>
        </w:tc>
        <w:tc>
          <w:tcPr>
            <w:tcW w:w="2111" w:type="dxa"/>
          </w:tcPr>
          <w:p w14:paraId="704E8C1B" w14:textId="58DF058D" w:rsidR="00B65368" w:rsidRDefault="00B65368" w:rsidP="008301A2">
            <w:pPr>
              <w:jc w:val="center"/>
              <w:rPr>
                <w:rStyle w:val="Strong"/>
                <w:b w:val="0"/>
                <w:bCs w:val="0"/>
              </w:rPr>
            </w:pPr>
            <w:r>
              <w:rPr>
                <w:rStyle w:val="Strong"/>
                <w:b w:val="0"/>
                <w:bCs w:val="0"/>
              </w:rPr>
              <w:t>+</w:t>
            </w:r>
          </w:p>
        </w:tc>
        <w:tc>
          <w:tcPr>
            <w:tcW w:w="2418" w:type="dxa"/>
          </w:tcPr>
          <w:p w14:paraId="1061CAF1" w14:textId="6CC113D7" w:rsidR="00B65368" w:rsidRDefault="001D1FF6" w:rsidP="008301A2">
            <w:pPr>
              <w:jc w:val="center"/>
              <w:rPr>
                <w:rStyle w:val="Strong"/>
                <w:b w:val="0"/>
                <w:bCs w:val="0"/>
              </w:rPr>
            </w:pPr>
            <w:r>
              <w:rPr>
                <w:rStyle w:val="Strong"/>
                <w:b w:val="0"/>
                <w:bCs w:val="0"/>
              </w:rPr>
              <w:t>+</w:t>
            </w:r>
          </w:p>
        </w:tc>
        <w:tc>
          <w:tcPr>
            <w:tcW w:w="2247" w:type="dxa"/>
          </w:tcPr>
          <w:p w14:paraId="12B33F05" w14:textId="59E1C3D7" w:rsidR="00B65368" w:rsidRDefault="001D1FF6" w:rsidP="008301A2">
            <w:pPr>
              <w:jc w:val="center"/>
              <w:rPr>
                <w:rStyle w:val="Strong"/>
                <w:b w:val="0"/>
                <w:bCs w:val="0"/>
              </w:rPr>
            </w:pPr>
            <w:r>
              <w:rPr>
                <w:rStyle w:val="Strong"/>
                <w:b w:val="0"/>
                <w:bCs w:val="0"/>
              </w:rPr>
              <w:t>Yes, but not usable due to its speed</w:t>
            </w:r>
          </w:p>
        </w:tc>
      </w:tr>
      <w:tr w:rsidR="00D8284E" w14:paraId="465C08A7" w14:textId="77777777" w:rsidTr="00F017F8">
        <w:trPr>
          <w:jc w:val="center"/>
        </w:trPr>
        <w:tc>
          <w:tcPr>
            <w:tcW w:w="2574" w:type="dxa"/>
          </w:tcPr>
          <w:p w14:paraId="33446221" w14:textId="4174E158" w:rsidR="00D8284E" w:rsidRPr="00D8284E" w:rsidRDefault="00D8284E" w:rsidP="008301A2">
            <w:pPr>
              <w:jc w:val="center"/>
              <w:rPr>
                <w:rStyle w:val="Strong"/>
                <w:b w:val="0"/>
                <w:bCs w:val="0"/>
                <w:i/>
                <w:iCs/>
              </w:rPr>
            </w:pPr>
            <w:r w:rsidRPr="00D8284E">
              <w:rPr>
                <w:rStyle w:val="Strong"/>
                <w:b w:val="0"/>
                <w:bCs w:val="0"/>
                <w:i/>
                <w:iCs/>
              </w:rPr>
              <w:t>Deep web</w:t>
            </w:r>
          </w:p>
        </w:tc>
        <w:tc>
          <w:tcPr>
            <w:tcW w:w="2111" w:type="dxa"/>
          </w:tcPr>
          <w:p w14:paraId="617559E9" w14:textId="564EC890" w:rsidR="00D8284E" w:rsidRDefault="00642D52" w:rsidP="008301A2">
            <w:pPr>
              <w:jc w:val="center"/>
              <w:rPr>
                <w:rStyle w:val="Strong"/>
                <w:b w:val="0"/>
                <w:bCs w:val="0"/>
              </w:rPr>
            </w:pPr>
            <w:r>
              <w:rPr>
                <w:rStyle w:val="Strong"/>
                <w:b w:val="0"/>
                <w:bCs w:val="0"/>
              </w:rPr>
              <w:t>+</w:t>
            </w:r>
          </w:p>
        </w:tc>
        <w:tc>
          <w:tcPr>
            <w:tcW w:w="2418" w:type="dxa"/>
          </w:tcPr>
          <w:p w14:paraId="6E073C3F" w14:textId="27711A20" w:rsidR="00D8284E" w:rsidRDefault="00642D52" w:rsidP="008301A2">
            <w:pPr>
              <w:jc w:val="center"/>
              <w:rPr>
                <w:rStyle w:val="Strong"/>
                <w:b w:val="0"/>
                <w:bCs w:val="0"/>
              </w:rPr>
            </w:pPr>
            <w:r>
              <w:rPr>
                <w:rStyle w:val="Strong"/>
                <w:b w:val="0"/>
                <w:bCs w:val="0"/>
              </w:rPr>
              <w:t>+</w:t>
            </w:r>
          </w:p>
        </w:tc>
        <w:tc>
          <w:tcPr>
            <w:tcW w:w="2247" w:type="dxa"/>
          </w:tcPr>
          <w:p w14:paraId="269F3FB7" w14:textId="390400FC" w:rsidR="00D8284E" w:rsidRDefault="00642D52" w:rsidP="008301A2">
            <w:pPr>
              <w:jc w:val="center"/>
              <w:rPr>
                <w:rStyle w:val="Strong"/>
                <w:b w:val="0"/>
                <w:bCs w:val="0"/>
              </w:rPr>
            </w:pPr>
            <w:r>
              <w:rPr>
                <w:rStyle w:val="Strong"/>
                <w:b w:val="0"/>
                <w:bCs w:val="0"/>
              </w:rPr>
              <w:t>+</w:t>
            </w:r>
          </w:p>
        </w:tc>
      </w:tr>
      <w:tr w:rsidR="00D8284E" w14:paraId="00D65C86" w14:textId="77777777" w:rsidTr="00F017F8">
        <w:trPr>
          <w:jc w:val="center"/>
        </w:trPr>
        <w:tc>
          <w:tcPr>
            <w:tcW w:w="2574" w:type="dxa"/>
          </w:tcPr>
          <w:p w14:paraId="297A8D75" w14:textId="166AA681" w:rsidR="00D8284E" w:rsidRPr="00D8284E" w:rsidRDefault="00D8284E" w:rsidP="008301A2">
            <w:pPr>
              <w:jc w:val="center"/>
              <w:rPr>
                <w:rStyle w:val="Strong"/>
                <w:b w:val="0"/>
                <w:bCs w:val="0"/>
                <w:i/>
                <w:iCs/>
              </w:rPr>
            </w:pPr>
            <w:r w:rsidRPr="00D8284E">
              <w:rPr>
                <w:rStyle w:val="Strong"/>
                <w:b w:val="0"/>
                <w:bCs w:val="0"/>
                <w:i/>
                <w:iCs/>
              </w:rPr>
              <w:t>Dark web (hidden services)</w:t>
            </w:r>
          </w:p>
        </w:tc>
        <w:tc>
          <w:tcPr>
            <w:tcW w:w="2111" w:type="dxa"/>
          </w:tcPr>
          <w:p w14:paraId="5D917AE6" w14:textId="120F6206" w:rsidR="00D8284E" w:rsidRDefault="00642D52" w:rsidP="008301A2">
            <w:pPr>
              <w:jc w:val="center"/>
              <w:rPr>
                <w:rStyle w:val="Strong"/>
                <w:b w:val="0"/>
                <w:bCs w:val="0"/>
              </w:rPr>
            </w:pPr>
            <w:r>
              <w:rPr>
                <w:rStyle w:val="Strong"/>
                <w:b w:val="0"/>
                <w:bCs w:val="0"/>
              </w:rPr>
              <w:t>+</w:t>
            </w:r>
            <w:r w:rsidR="00F17130">
              <w:rPr>
                <w:rStyle w:val="Strong"/>
                <w:b w:val="0"/>
                <w:bCs w:val="0"/>
              </w:rPr>
              <w:t>, -</w:t>
            </w:r>
          </w:p>
        </w:tc>
        <w:tc>
          <w:tcPr>
            <w:tcW w:w="2418" w:type="dxa"/>
          </w:tcPr>
          <w:p w14:paraId="3124A8A4" w14:textId="5FFFF526" w:rsidR="00D8284E" w:rsidRDefault="00642D52" w:rsidP="008301A2">
            <w:pPr>
              <w:jc w:val="center"/>
              <w:rPr>
                <w:rStyle w:val="Strong"/>
                <w:b w:val="0"/>
                <w:bCs w:val="0"/>
              </w:rPr>
            </w:pPr>
            <w:r>
              <w:rPr>
                <w:rStyle w:val="Strong"/>
                <w:b w:val="0"/>
                <w:bCs w:val="0"/>
              </w:rPr>
              <w:t>-</w:t>
            </w:r>
          </w:p>
        </w:tc>
        <w:tc>
          <w:tcPr>
            <w:tcW w:w="2247" w:type="dxa"/>
          </w:tcPr>
          <w:p w14:paraId="6666624F" w14:textId="1A50BC99" w:rsidR="00D8284E" w:rsidRDefault="00642D52" w:rsidP="008301A2">
            <w:pPr>
              <w:jc w:val="center"/>
              <w:rPr>
                <w:rStyle w:val="Strong"/>
                <w:b w:val="0"/>
                <w:bCs w:val="0"/>
              </w:rPr>
            </w:pPr>
            <w:r>
              <w:rPr>
                <w:rStyle w:val="Strong"/>
                <w:b w:val="0"/>
                <w:bCs w:val="0"/>
              </w:rPr>
              <w:t>+</w:t>
            </w:r>
            <w:r w:rsidR="00346F32">
              <w:rPr>
                <w:rStyle w:val="Strong"/>
                <w:b w:val="0"/>
                <w:bCs w:val="0"/>
              </w:rPr>
              <w:t>+</w:t>
            </w:r>
          </w:p>
        </w:tc>
      </w:tr>
      <w:tr w:rsidR="00894B03" w14:paraId="0526B4A3" w14:textId="77777777" w:rsidTr="00F017F8">
        <w:trPr>
          <w:jc w:val="center"/>
        </w:trPr>
        <w:tc>
          <w:tcPr>
            <w:tcW w:w="2574" w:type="dxa"/>
          </w:tcPr>
          <w:p w14:paraId="117535F0" w14:textId="23ED6EB9" w:rsidR="00894B03" w:rsidRDefault="00894B03" w:rsidP="008301A2">
            <w:pPr>
              <w:jc w:val="center"/>
              <w:rPr>
                <w:rStyle w:val="Strong"/>
                <w:b w:val="0"/>
                <w:bCs w:val="0"/>
                <w:i/>
                <w:iCs/>
              </w:rPr>
            </w:pPr>
            <w:r>
              <w:rPr>
                <w:rStyle w:val="Strong"/>
                <w:b w:val="0"/>
                <w:bCs w:val="0"/>
                <w:i/>
                <w:iCs/>
              </w:rPr>
              <w:t>R</w:t>
            </w:r>
            <w:r w:rsidRPr="00894B03">
              <w:rPr>
                <w:rStyle w:val="Strong"/>
                <w:b w:val="0"/>
                <w:bCs w:val="0"/>
                <w:i/>
                <w:iCs/>
              </w:rPr>
              <w:t>oaming</w:t>
            </w:r>
            <w:r w:rsidR="00F65032">
              <w:rPr>
                <w:rStyle w:val="Strong"/>
                <w:b w:val="0"/>
                <w:bCs w:val="0"/>
                <w:i/>
                <w:iCs/>
              </w:rPr>
              <w:t xml:space="preserve"> (not from </w:t>
            </w:r>
            <w:r w:rsidR="00BE6C56">
              <w:rPr>
                <w:rStyle w:val="Strong"/>
                <w:b w:val="0"/>
                <w:bCs w:val="0"/>
                <w:i/>
                <w:iCs/>
              </w:rPr>
              <w:t xml:space="preserve">mobile </w:t>
            </w:r>
            <w:r w:rsidR="00F65032">
              <w:rPr>
                <w:rStyle w:val="Strong"/>
                <w:b w:val="0"/>
                <w:bCs w:val="0"/>
                <w:i/>
                <w:iCs/>
              </w:rPr>
              <w:t>RAN ISP perspective)</w:t>
            </w:r>
          </w:p>
        </w:tc>
        <w:tc>
          <w:tcPr>
            <w:tcW w:w="2111" w:type="dxa"/>
          </w:tcPr>
          <w:p w14:paraId="58A2FCE5" w14:textId="6FEEC634" w:rsidR="00894B03" w:rsidRDefault="00552E41" w:rsidP="008301A2">
            <w:pPr>
              <w:jc w:val="center"/>
              <w:rPr>
                <w:rStyle w:val="Strong"/>
                <w:b w:val="0"/>
                <w:bCs w:val="0"/>
              </w:rPr>
            </w:pPr>
            <w:r>
              <w:rPr>
                <w:rStyle w:val="Strong"/>
                <w:b w:val="0"/>
                <w:bCs w:val="0"/>
              </w:rPr>
              <w:t>?</w:t>
            </w:r>
            <w:r w:rsidR="000B7F35">
              <w:rPr>
                <w:rStyle w:val="Strong"/>
                <w:b w:val="0"/>
                <w:bCs w:val="0"/>
              </w:rPr>
              <w:t xml:space="preserve"> </w:t>
            </w:r>
            <w:r w:rsidR="000B7F35" w:rsidRPr="000B7F35">
              <w:rPr>
                <w:rStyle w:val="Strong"/>
                <w:b w:val="0"/>
                <w:bCs w:val="0"/>
              </w:rPr>
              <w:t>(</w:t>
            </w:r>
            <w:r w:rsidR="00336252" w:rsidRPr="000B7F35">
              <w:rPr>
                <w:rStyle w:val="Strong"/>
                <w:b w:val="0"/>
                <w:bCs w:val="0"/>
              </w:rPr>
              <w:t>Depends</w:t>
            </w:r>
            <w:r w:rsidR="000B7F35" w:rsidRPr="000B7F35">
              <w:rPr>
                <w:rStyle w:val="Strong"/>
                <w:b w:val="0"/>
                <w:bCs w:val="0"/>
              </w:rPr>
              <w:t xml:space="preserve"> on implementation)</w:t>
            </w:r>
          </w:p>
        </w:tc>
        <w:tc>
          <w:tcPr>
            <w:tcW w:w="2418" w:type="dxa"/>
          </w:tcPr>
          <w:p w14:paraId="7FCCCCAE" w14:textId="7472D446" w:rsidR="00894B03" w:rsidRDefault="00894B03" w:rsidP="008301A2">
            <w:pPr>
              <w:jc w:val="center"/>
              <w:rPr>
                <w:rStyle w:val="Strong"/>
                <w:b w:val="0"/>
                <w:bCs w:val="0"/>
              </w:rPr>
            </w:pPr>
            <w:r>
              <w:rPr>
                <w:rStyle w:val="Strong"/>
                <w:b w:val="0"/>
                <w:bCs w:val="0"/>
              </w:rPr>
              <w:t>-</w:t>
            </w:r>
          </w:p>
        </w:tc>
        <w:tc>
          <w:tcPr>
            <w:tcW w:w="2247" w:type="dxa"/>
          </w:tcPr>
          <w:p w14:paraId="6ED53A33" w14:textId="744665D5" w:rsidR="00894B03" w:rsidRDefault="00894B03" w:rsidP="008301A2">
            <w:pPr>
              <w:jc w:val="center"/>
              <w:rPr>
                <w:rStyle w:val="Strong"/>
                <w:b w:val="0"/>
                <w:bCs w:val="0"/>
              </w:rPr>
            </w:pPr>
            <w:r>
              <w:rPr>
                <w:rStyle w:val="Strong"/>
                <w:b w:val="0"/>
                <w:bCs w:val="0"/>
              </w:rPr>
              <w:t>-</w:t>
            </w:r>
          </w:p>
        </w:tc>
      </w:tr>
      <w:tr w:rsidR="00E31348" w14:paraId="3792DB09" w14:textId="77777777" w:rsidTr="00F017F8">
        <w:trPr>
          <w:jc w:val="center"/>
        </w:trPr>
        <w:tc>
          <w:tcPr>
            <w:tcW w:w="2574" w:type="dxa"/>
          </w:tcPr>
          <w:p w14:paraId="75995FF8" w14:textId="54319763" w:rsidR="00E31348" w:rsidRDefault="00E31348" w:rsidP="008301A2">
            <w:pPr>
              <w:jc w:val="center"/>
              <w:rPr>
                <w:rStyle w:val="Strong"/>
                <w:b w:val="0"/>
                <w:bCs w:val="0"/>
                <w:i/>
                <w:iCs/>
              </w:rPr>
            </w:pPr>
            <w:r>
              <w:rPr>
                <w:rStyle w:val="Strong"/>
                <w:b w:val="0"/>
                <w:bCs w:val="0"/>
                <w:i/>
                <w:iCs/>
              </w:rPr>
              <w:t>Easy to choose exit node</w:t>
            </w:r>
          </w:p>
        </w:tc>
        <w:tc>
          <w:tcPr>
            <w:tcW w:w="2111" w:type="dxa"/>
          </w:tcPr>
          <w:p w14:paraId="1803B458" w14:textId="0D89912D" w:rsidR="00E31348" w:rsidRDefault="00E31348" w:rsidP="008301A2">
            <w:pPr>
              <w:jc w:val="center"/>
              <w:rPr>
                <w:rStyle w:val="Strong"/>
                <w:b w:val="0"/>
                <w:bCs w:val="0"/>
              </w:rPr>
            </w:pPr>
            <w:r>
              <w:rPr>
                <w:rStyle w:val="Strong"/>
                <w:b w:val="0"/>
                <w:bCs w:val="0"/>
              </w:rPr>
              <w:t>+</w:t>
            </w:r>
          </w:p>
        </w:tc>
        <w:tc>
          <w:tcPr>
            <w:tcW w:w="2418" w:type="dxa"/>
          </w:tcPr>
          <w:p w14:paraId="612A4233" w14:textId="688B63E5" w:rsidR="00E31348" w:rsidRDefault="00E31348" w:rsidP="008301A2">
            <w:pPr>
              <w:jc w:val="center"/>
              <w:rPr>
                <w:rStyle w:val="Strong"/>
                <w:b w:val="0"/>
                <w:bCs w:val="0"/>
              </w:rPr>
            </w:pPr>
            <w:r>
              <w:rPr>
                <w:rStyle w:val="Strong"/>
                <w:b w:val="0"/>
                <w:bCs w:val="0"/>
              </w:rPr>
              <w:t>+</w:t>
            </w:r>
          </w:p>
        </w:tc>
        <w:tc>
          <w:tcPr>
            <w:tcW w:w="2247" w:type="dxa"/>
          </w:tcPr>
          <w:p w14:paraId="2D3A7B24" w14:textId="48A4C4FC" w:rsidR="00E31348" w:rsidRDefault="00E31348" w:rsidP="008301A2">
            <w:pPr>
              <w:jc w:val="center"/>
              <w:rPr>
                <w:rStyle w:val="Strong"/>
                <w:b w:val="0"/>
                <w:bCs w:val="0"/>
              </w:rPr>
            </w:pPr>
            <w:r>
              <w:rPr>
                <w:rStyle w:val="Strong"/>
                <w:b w:val="0"/>
                <w:bCs w:val="0"/>
              </w:rPr>
              <w:t>-</w:t>
            </w:r>
          </w:p>
        </w:tc>
      </w:tr>
      <w:tr w:rsidR="00F53CB6" w14:paraId="13039318" w14:textId="77777777" w:rsidTr="00F017F8">
        <w:trPr>
          <w:jc w:val="center"/>
        </w:trPr>
        <w:tc>
          <w:tcPr>
            <w:tcW w:w="2574" w:type="dxa"/>
          </w:tcPr>
          <w:p w14:paraId="420BAA7B" w14:textId="3F13AA6E" w:rsidR="00F53CB6" w:rsidRPr="00E10676" w:rsidRDefault="00F53CB6" w:rsidP="008301A2">
            <w:pPr>
              <w:jc w:val="center"/>
              <w:rPr>
                <w:rStyle w:val="Strong"/>
                <w:b w:val="0"/>
                <w:bCs w:val="0"/>
                <w:i/>
                <w:iCs/>
              </w:rPr>
            </w:pPr>
            <w:r>
              <w:rPr>
                <w:rStyle w:val="Strong"/>
                <w:b w:val="0"/>
                <w:bCs w:val="0"/>
                <w:i/>
                <w:iCs/>
              </w:rPr>
              <w:t>Industry Standard</w:t>
            </w:r>
          </w:p>
        </w:tc>
        <w:tc>
          <w:tcPr>
            <w:tcW w:w="2111" w:type="dxa"/>
          </w:tcPr>
          <w:p w14:paraId="7038E69F" w14:textId="18E3CD75" w:rsidR="00F53CB6" w:rsidRDefault="00F53CB6" w:rsidP="008301A2">
            <w:pPr>
              <w:jc w:val="center"/>
              <w:rPr>
                <w:rStyle w:val="Strong"/>
                <w:b w:val="0"/>
                <w:bCs w:val="0"/>
              </w:rPr>
            </w:pPr>
            <w:r>
              <w:rPr>
                <w:rStyle w:val="Strong"/>
                <w:b w:val="0"/>
                <w:bCs w:val="0"/>
              </w:rPr>
              <w:t>+</w:t>
            </w:r>
          </w:p>
        </w:tc>
        <w:tc>
          <w:tcPr>
            <w:tcW w:w="2418" w:type="dxa"/>
          </w:tcPr>
          <w:p w14:paraId="5497F804" w14:textId="74796587" w:rsidR="00F53CB6" w:rsidRPr="00E10676" w:rsidRDefault="00F53CB6" w:rsidP="008301A2">
            <w:pPr>
              <w:jc w:val="center"/>
              <w:rPr>
                <w:rStyle w:val="Strong"/>
                <w:b w:val="0"/>
                <w:bCs w:val="0"/>
              </w:rPr>
            </w:pPr>
            <w:r>
              <w:rPr>
                <w:rStyle w:val="Strong"/>
                <w:b w:val="0"/>
                <w:bCs w:val="0"/>
              </w:rPr>
              <w:t>+</w:t>
            </w:r>
          </w:p>
        </w:tc>
        <w:tc>
          <w:tcPr>
            <w:tcW w:w="2247" w:type="dxa"/>
          </w:tcPr>
          <w:p w14:paraId="6512884B" w14:textId="43CCF1DE" w:rsidR="00F53CB6" w:rsidRPr="00E10676" w:rsidRDefault="00F53CB6" w:rsidP="008301A2">
            <w:pPr>
              <w:jc w:val="center"/>
              <w:rPr>
                <w:rStyle w:val="Strong"/>
                <w:b w:val="0"/>
                <w:bCs w:val="0"/>
              </w:rPr>
            </w:pPr>
            <w:r>
              <w:rPr>
                <w:rStyle w:val="Strong"/>
                <w:b w:val="0"/>
                <w:bCs w:val="0"/>
              </w:rPr>
              <w:t>+</w:t>
            </w:r>
          </w:p>
        </w:tc>
      </w:tr>
      <w:tr w:rsidR="00F53CB6" w14:paraId="1B211BB0" w14:textId="77777777" w:rsidTr="00F017F8">
        <w:trPr>
          <w:jc w:val="center"/>
        </w:trPr>
        <w:tc>
          <w:tcPr>
            <w:tcW w:w="2574" w:type="dxa"/>
          </w:tcPr>
          <w:p w14:paraId="6357278A" w14:textId="22BE489B" w:rsidR="00F53CB6" w:rsidRDefault="00F53CB6" w:rsidP="008301A2">
            <w:pPr>
              <w:jc w:val="center"/>
              <w:rPr>
                <w:rStyle w:val="Strong"/>
                <w:b w:val="0"/>
                <w:bCs w:val="0"/>
                <w:i/>
                <w:iCs/>
              </w:rPr>
            </w:pPr>
            <w:r>
              <w:rPr>
                <w:rStyle w:val="Strong"/>
                <w:b w:val="0"/>
                <w:bCs w:val="0"/>
                <w:i/>
                <w:iCs/>
              </w:rPr>
              <w:t>No Audit/Log Centralized</w:t>
            </w:r>
          </w:p>
        </w:tc>
        <w:tc>
          <w:tcPr>
            <w:tcW w:w="2111" w:type="dxa"/>
          </w:tcPr>
          <w:p w14:paraId="3261D859" w14:textId="78F43540" w:rsidR="00F53CB6" w:rsidRDefault="00F53CB6" w:rsidP="008301A2">
            <w:pPr>
              <w:jc w:val="center"/>
              <w:rPr>
                <w:rStyle w:val="Strong"/>
                <w:b w:val="0"/>
                <w:bCs w:val="0"/>
              </w:rPr>
            </w:pPr>
            <w:r>
              <w:rPr>
                <w:rStyle w:val="Strong"/>
                <w:b w:val="0"/>
                <w:bCs w:val="0"/>
              </w:rPr>
              <w:t>+</w:t>
            </w:r>
          </w:p>
        </w:tc>
        <w:tc>
          <w:tcPr>
            <w:tcW w:w="2418" w:type="dxa"/>
          </w:tcPr>
          <w:p w14:paraId="2194C495" w14:textId="466C218E" w:rsidR="00F53CB6" w:rsidRDefault="00F53CB6" w:rsidP="008301A2">
            <w:pPr>
              <w:jc w:val="center"/>
              <w:rPr>
                <w:rStyle w:val="Strong"/>
                <w:b w:val="0"/>
                <w:bCs w:val="0"/>
              </w:rPr>
            </w:pPr>
            <w:r>
              <w:rPr>
                <w:rStyle w:val="Strong"/>
                <w:b w:val="0"/>
                <w:bCs w:val="0"/>
              </w:rPr>
              <w:t>-</w:t>
            </w:r>
          </w:p>
        </w:tc>
        <w:tc>
          <w:tcPr>
            <w:tcW w:w="2247" w:type="dxa"/>
          </w:tcPr>
          <w:p w14:paraId="63464DBC" w14:textId="1DF2CC2A" w:rsidR="00F53CB6" w:rsidRDefault="00F53CB6" w:rsidP="008301A2">
            <w:pPr>
              <w:jc w:val="center"/>
              <w:rPr>
                <w:rStyle w:val="Strong"/>
                <w:b w:val="0"/>
                <w:bCs w:val="0"/>
              </w:rPr>
            </w:pPr>
            <w:r>
              <w:rPr>
                <w:rStyle w:val="Strong"/>
                <w:b w:val="0"/>
                <w:bCs w:val="0"/>
              </w:rPr>
              <w:t>+</w:t>
            </w:r>
          </w:p>
        </w:tc>
      </w:tr>
      <w:tr w:rsidR="00F53CB6" w14:paraId="49D0E1F8" w14:textId="77777777" w:rsidTr="00F017F8">
        <w:trPr>
          <w:jc w:val="center"/>
        </w:trPr>
        <w:tc>
          <w:tcPr>
            <w:tcW w:w="2574" w:type="dxa"/>
          </w:tcPr>
          <w:p w14:paraId="62C853BE" w14:textId="2ADD3B16" w:rsidR="00F53CB6" w:rsidRPr="00E10676" w:rsidRDefault="00F53CB6" w:rsidP="008301A2">
            <w:pPr>
              <w:jc w:val="center"/>
              <w:rPr>
                <w:rStyle w:val="Strong"/>
                <w:b w:val="0"/>
                <w:bCs w:val="0"/>
                <w:i/>
                <w:iCs/>
              </w:rPr>
            </w:pPr>
            <w:r>
              <w:rPr>
                <w:rStyle w:val="Strong"/>
                <w:b w:val="0"/>
                <w:bCs w:val="0"/>
                <w:i/>
                <w:iCs/>
              </w:rPr>
              <w:t>Product &amp; Community Support</w:t>
            </w:r>
          </w:p>
        </w:tc>
        <w:tc>
          <w:tcPr>
            <w:tcW w:w="2111" w:type="dxa"/>
          </w:tcPr>
          <w:p w14:paraId="24FE2B9D" w14:textId="0EE5A44D" w:rsidR="00F53CB6" w:rsidRDefault="00F53CB6" w:rsidP="008301A2">
            <w:pPr>
              <w:jc w:val="center"/>
              <w:rPr>
                <w:rStyle w:val="Strong"/>
                <w:b w:val="0"/>
                <w:bCs w:val="0"/>
              </w:rPr>
            </w:pPr>
            <w:r>
              <w:rPr>
                <w:rStyle w:val="Strong"/>
                <w:b w:val="0"/>
                <w:bCs w:val="0"/>
              </w:rPr>
              <w:t>+ , -</w:t>
            </w:r>
          </w:p>
        </w:tc>
        <w:tc>
          <w:tcPr>
            <w:tcW w:w="2418" w:type="dxa"/>
          </w:tcPr>
          <w:p w14:paraId="3A4196EF" w14:textId="35DAC682" w:rsidR="00F53CB6" w:rsidRPr="00E10676" w:rsidRDefault="00F53CB6" w:rsidP="008301A2">
            <w:pPr>
              <w:jc w:val="center"/>
              <w:rPr>
                <w:rStyle w:val="Strong"/>
                <w:b w:val="0"/>
                <w:bCs w:val="0"/>
              </w:rPr>
            </w:pPr>
            <w:r>
              <w:rPr>
                <w:rStyle w:val="Strong"/>
                <w:b w:val="0"/>
                <w:bCs w:val="0"/>
              </w:rPr>
              <w:t>+</w:t>
            </w:r>
          </w:p>
        </w:tc>
        <w:tc>
          <w:tcPr>
            <w:tcW w:w="2247" w:type="dxa"/>
          </w:tcPr>
          <w:p w14:paraId="014832C8" w14:textId="64E53294" w:rsidR="00F53CB6" w:rsidRPr="00E10676" w:rsidRDefault="00F53CB6" w:rsidP="008301A2">
            <w:pPr>
              <w:jc w:val="center"/>
              <w:rPr>
                <w:rStyle w:val="Strong"/>
                <w:b w:val="0"/>
                <w:bCs w:val="0"/>
              </w:rPr>
            </w:pPr>
            <w:r>
              <w:rPr>
                <w:rStyle w:val="Strong"/>
                <w:b w:val="0"/>
                <w:bCs w:val="0"/>
              </w:rPr>
              <w:t>+</w:t>
            </w:r>
          </w:p>
        </w:tc>
      </w:tr>
      <w:tr w:rsidR="00F53CB6" w14:paraId="482E340C" w14:textId="77777777" w:rsidTr="00F017F8">
        <w:trPr>
          <w:jc w:val="center"/>
        </w:trPr>
        <w:tc>
          <w:tcPr>
            <w:tcW w:w="2574" w:type="dxa"/>
          </w:tcPr>
          <w:p w14:paraId="00CF1D1C" w14:textId="043CD2C2" w:rsidR="00F53CB6" w:rsidRDefault="00F53CB6" w:rsidP="008301A2">
            <w:pPr>
              <w:jc w:val="center"/>
              <w:rPr>
                <w:rStyle w:val="Strong"/>
                <w:b w:val="0"/>
                <w:bCs w:val="0"/>
                <w:i/>
                <w:iCs/>
              </w:rPr>
            </w:pPr>
            <w:r>
              <w:rPr>
                <w:rStyle w:val="Strong"/>
                <w:b w:val="0"/>
                <w:bCs w:val="0"/>
                <w:i/>
                <w:iCs/>
              </w:rPr>
              <w:t>C</w:t>
            </w:r>
            <w:r w:rsidRPr="006B5FA0">
              <w:rPr>
                <w:rStyle w:val="Strong"/>
                <w:b w:val="0"/>
                <w:bCs w:val="0"/>
                <w:i/>
                <w:iCs/>
              </w:rPr>
              <w:t>ost/Pricing</w:t>
            </w:r>
          </w:p>
        </w:tc>
        <w:tc>
          <w:tcPr>
            <w:tcW w:w="2111" w:type="dxa"/>
          </w:tcPr>
          <w:p w14:paraId="08DD9416" w14:textId="798B58BB" w:rsidR="00F53CB6" w:rsidRDefault="00F53CB6" w:rsidP="008301A2">
            <w:pPr>
              <w:jc w:val="center"/>
              <w:rPr>
                <w:rStyle w:val="Strong"/>
                <w:b w:val="0"/>
                <w:bCs w:val="0"/>
              </w:rPr>
            </w:pPr>
            <w:r>
              <w:rPr>
                <w:rStyle w:val="Strong"/>
                <w:b w:val="0"/>
                <w:bCs w:val="0"/>
              </w:rPr>
              <w:t>Pay as you go</w:t>
            </w:r>
          </w:p>
        </w:tc>
        <w:tc>
          <w:tcPr>
            <w:tcW w:w="2418" w:type="dxa"/>
          </w:tcPr>
          <w:p w14:paraId="249C7CD0" w14:textId="262FC639" w:rsidR="00F53CB6" w:rsidRDefault="00F53CB6" w:rsidP="008301A2">
            <w:pPr>
              <w:jc w:val="center"/>
              <w:rPr>
                <w:rStyle w:val="Strong"/>
                <w:b w:val="0"/>
                <w:bCs w:val="0"/>
              </w:rPr>
            </w:pPr>
            <w:r>
              <w:rPr>
                <w:rStyle w:val="Strong"/>
                <w:b w:val="0"/>
                <w:bCs w:val="0"/>
              </w:rPr>
              <w:t>Free or subscription</w:t>
            </w:r>
          </w:p>
        </w:tc>
        <w:tc>
          <w:tcPr>
            <w:tcW w:w="2247" w:type="dxa"/>
          </w:tcPr>
          <w:p w14:paraId="226CEF8A" w14:textId="43C4ECBC" w:rsidR="00F53CB6" w:rsidRDefault="00F53CB6" w:rsidP="008301A2">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6F7E7B" w14:textId="6ADD6B0E" w:rsidR="00426E15" w:rsidRDefault="00426E15" w:rsidP="004830C7">
      <w:pPr>
        <w:pStyle w:val="Heading4"/>
        <w:jc w:val="both"/>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7D5558">
        <w:rPr>
          <w:rStyle w:val="Strong"/>
          <w:b w:val="0"/>
          <w:bCs w:val="0"/>
        </w:rPr>
        <w:t xml:space="preserve"> &amp; Chosen Criteria explanation</w:t>
      </w:r>
    </w:p>
    <w:p w14:paraId="794FE7A5" w14:textId="5E0B7F27" w:rsidR="00426E15" w:rsidRDefault="00364AEE" w:rsidP="004830C7">
      <w:pPr>
        <w:ind w:left="1440"/>
        <w:jc w:val="both"/>
      </w:pPr>
      <w:r>
        <w:t xml:space="preserve">When comparing </w:t>
      </w:r>
      <w:r w:rsidR="005F2B58">
        <w:t>products,</w:t>
      </w:r>
      <w:r>
        <w:t xml:space="preserve"> we have to keep in mind some core things.</w:t>
      </w:r>
    </w:p>
    <w:p w14:paraId="7A19D0A8" w14:textId="1CFC5D88" w:rsidR="005F2B58" w:rsidRDefault="005F2B58" w:rsidP="004830C7">
      <w:pPr>
        <w:ind w:left="1440"/>
        <w:jc w:val="both"/>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xml:space="preserve">, </w:t>
      </w:r>
      <w:r w:rsidR="00231290">
        <w:t xml:space="preserve">business strategy </w:t>
      </w:r>
      <w:r w:rsidR="00140291" w:rsidRPr="00140291">
        <w:t>adoption</w:t>
      </w:r>
      <w:r w:rsidR="00140291">
        <w:t xml:space="preserve"> and adaptation</w:t>
      </w:r>
      <w:r>
        <w:t>, the product support and product availability in many forms.</w:t>
      </w:r>
    </w:p>
    <w:p w14:paraId="66EE26B3" w14:textId="450C1F20" w:rsidR="00653C90" w:rsidRPr="00653C90" w:rsidRDefault="00653C90" w:rsidP="00653C90">
      <w:pPr>
        <w:pStyle w:val="ListParagraph"/>
        <w:numPr>
          <w:ilvl w:val="0"/>
          <w:numId w:val="25"/>
        </w:numPr>
        <w:jc w:val="both"/>
        <w:rPr>
          <w:b/>
          <w:bCs/>
        </w:rPr>
      </w:pPr>
      <w:r w:rsidRPr="00653C90">
        <w:rPr>
          <w:b/>
          <w:bCs/>
        </w:rPr>
        <w:lastRenderedPageBreak/>
        <w:t>Open-Source</w:t>
      </w:r>
      <w:r>
        <w:rPr>
          <w:b/>
          <w:bCs/>
        </w:rPr>
        <w:t>:</w:t>
      </w:r>
      <w:r w:rsidR="0018618E" w:rsidRPr="0018618E">
        <w:t xml:space="preserve"> </w:t>
      </w:r>
      <w:r w:rsidR="0018618E">
        <w:t>To learn &amp; develop &amp; understand. Share == care</w:t>
      </w:r>
    </w:p>
    <w:p w14:paraId="594F838F" w14:textId="04CC268C" w:rsidR="00653C90" w:rsidRPr="001455DB" w:rsidRDefault="00653C90" w:rsidP="00653C90">
      <w:pPr>
        <w:pStyle w:val="ListParagraph"/>
        <w:numPr>
          <w:ilvl w:val="0"/>
          <w:numId w:val="25"/>
        </w:numPr>
        <w:jc w:val="both"/>
      </w:pPr>
      <w:r w:rsidRPr="00653C90">
        <w:rPr>
          <w:b/>
          <w:bCs/>
        </w:rPr>
        <w:t>Fast Speed</w:t>
      </w:r>
      <w:r w:rsidRPr="001455DB">
        <w:t>:</w:t>
      </w:r>
      <w:r w:rsidR="001455DB" w:rsidRPr="001455DB">
        <w:t xml:space="preserve"> Internet speed metered connection based on latency depending from crypto algorithm.</w:t>
      </w:r>
    </w:p>
    <w:p w14:paraId="5A76D951" w14:textId="24B16887" w:rsidR="00653C90" w:rsidRPr="00653C90" w:rsidRDefault="00653C90" w:rsidP="00653C90">
      <w:pPr>
        <w:pStyle w:val="ListParagraph"/>
        <w:numPr>
          <w:ilvl w:val="0"/>
          <w:numId w:val="25"/>
        </w:numPr>
        <w:jc w:val="both"/>
        <w:rPr>
          <w:b/>
          <w:bCs/>
        </w:rPr>
      </w:pPr>
      <w:r w:rsidRPr="00653C90">
        <w:rPr>
          <w:b/>
          <w:bCs/>
        </w:rPr>
        <w:t>Easy to Setup</w:t>
      </w:r>
      <w:r>
        <w:rPr>
          <w:b/>
          <w:bCs/>
        </w:rPr>
        <w:t>:</w:t>
      </w:r>
      <w:r w:rsidR="001455DB">
        <w:rPr>
          <w:b/>
          <w:bCs/>
        </w:rPr>
        <w:t xml:space="preserve"> </w:t>
      </w:r>
      <w:r w:rsidR="001455DB" w:rsidRPr="001455DB">
        <w:t>Usability out of the box</w:t>
      </w:r>
      <w:r w:rsidR="001455DB">
        <w:t xml:space="preserve"> or how complex can it be with manual config.</w:t>
      </w:r>
    </w:p>
    <w:p w14:paraId="1C7BE67F" w14:textId="4115FE81" w:rsidR="00653C90" w:rsidRPr="00653C90" w:rsidRDefault="00653C90" w:rsidP="00653C90">
      <w:pPr>
        <w:pStyle w:val="ListParagraph"/>
        <w:numPr>
          <w:ilvl w:val="0"/>
          <w:numId w:val="25"/>
        </w:numPr>
        <w:jc w:val="both"/>
        <w:rPr>
          <w:b/>
          <w:bCs/>
        </w:rPr>
      </w:pPr>
      <w:r w:rsidRPr="00653C90">
        <w:rPr>
          <w:b/>
          <w:bCs/>
        </w:rPr>
        <w:t>Easy to Learn</w:t>
      </w:r>
      <w:r>
        <w:rPr>
          <w:b/>
          <w:bCs/>
        </w:rPr>
        <w:t>:</w:t>
      </w:r>
      <w:r w:rsidR="0018618E">
        <w:rPr>
          <w:b/>
          <w:bCs/>
        </w:rPr>
        <w:t xml:space="preserve"> </w:t>
      </w:r>
      <w:r w:rsidR="0018618E">
        <w:t>Abstraction of complex underlying system + more customers</w:t>
      </w:r>
      <w:r w:rsidR="001455DB">
        <w:t xml:space="preserve"> approach it.</w:t>
      </w:r>
    </w:p>
    <w:p w14:paraId="58466975" w14:textId="717B7F09" w:rsidR="00653C90" w:rsidRPr="00653C90" w:rsidRDefault="00653C90" w:rsidP="00653C90">
      <w:pPr>
        <w:pStyle w:val="ListParagraph"/>
        <w:numPr>
          <w:ilvl w:val="0"/>
          <w:numId w:val="25"/>
        </w:numPr>
        <w:jc w:val="both"/>
        <w:rPr>
          <w:b/>
          <w:bCs/>
        </w:rPr>
      </w:pPr>
      <w:r w:rsidRPr="00653C90">
        <w:rPr>
          <w:b/>
          <w:bCs/>
        </w:rPr>
        <w:t>Network Interfaces</w:t>
      </w:r>
      <w:r>
        <w:rPr>
          <w:b/>
          <w:bCs/>
        </w:rPr>
        <w:t>:</w:t>
      </w:r>
      <w:r w:rsidR="00C26291">
        <w:rPr>
          <w:b/>
          <w:bCs/>
        </w:rPr>
        <w:t xml:space="preserve"> </w:t>
      </w:r>
      <w:r w:rsidR="00C26291" w:rsidRPr="00C26291">
        <w:t>Easy configuration and addition of any virtual or physical kernel driver network communication device.</w:t>
      </w:r>
    </w:p>
    <w:p w14:paraId="204886BF" w14:textId="68D19C7C" w:rsidR="00653C90" w:rsidRPr="00653C90" w:rsidRDefault="00653C90" w:rsidP="00653C90">
      <w:pPr>
        <w:pStyle w:val="ListParagraph"/>
        <w:numPr>
          <w:ilvl w:val="0"/>
          <w:numId w:val="25"/>
        </w:numPr>
        <w:jc w:val="both"/>
        <w:rPr>
          <w:b/>
          <w:bCs/>
        </w:rPr>
      </w:pPr>
      <w:r w:rsidRPr="00653C90">
        <w:rPr>
          <w:b/>
          <w:bCs/>
        </w:rPr>
        <w:t>Scalability</w:t>
      </w:r>
      <w:r>
        <w:rPr>
          <w:b/>
          <w:bCs/>
        </w:rPr>
        <w:t>:</w:t>
      </w:r>
      <w:r w:rsidR="009028BF">
        <w:rPr>
          <w:b/>
          <w:bCs/>
        </w:rPr>
        <w:t xml:space="preserve"> </w:t>
      </w:r>
      <w:r w:rsidR="009028BF" w:rsidRPr="009028BF">
        <w:t>Easily can be expanded on demand</w:t>
      </w:r>
      <w:r w:rsidR="00C566F6">
        <w:t xml:space="preserve"> or/and cross-platforming accessibility.</w:t>
      </w:r>
    </w:p>
    <w:p w14:paraId="19660DAE" w14:textId="0E11BDA3" w:rsidR="00653C90" w:rsidRPr="001455DB" w:rsidRDefault="00653C90" w:rsidP="00653C90">
      <w:pPr>
        <w:pStyle w:val="ListParagraph"/>
        <w:numPr>
          <w:ilvl w:val="0"/>
          <w:numId w:val="25"/>
        </w:numPr>
        <w:jc w:val="both"/>
      </w:pPr>
      <w:r w:rsidRPr="00653C90">
        <w:rPr>
          <w:b/>
          <w:bCs/>
        </w:rPr>
        <w:t>Anonymization</w:t>
      </w:r>
      <w:r>
        <w:rPr>
          <w:b/>
          <w:bCs/>
        </w:rPr>
        <w:t>:</w:t>
      </w:r>
      <w:r w:rsidR="001455DB">
        <w:rPr>
          <w:b/>
          <w:bCs/>
        </w:rPr>
        <w:t xml:space="preserve"> </w:t>
      </w:r>
      <w:r w:rsidR="001455DB" w:rsidRPr="001455DB">
        <w:t>Hide completely activity of individuals</w:t>
      </w:r>
    </w:p>
    <w:p w14:paraId="7B2779D7" w14:textId="1F122FA1" w:rsidR="00653C90" w:rsidRPr="00653C90" w:rsidRDefault="00653C90" w:rsidP="00653C90">
      <w:pPr>
        <w:pStyle w:val="ListParagraph"/>
        <w:numPr>
          <w:ilvl w:val="0"/>
          <w:numId w:val="25"/>
        </w:numPr>
        <w:jc w:val="both"/>
        <w:rPr>
          <w:b/>
          <w:bCs/>
        </w:rPr>
      </w:pPr>
      <w:r w:rsidRPr="00653C90">
        <w:rPr>
          <w:b/>
          <w:bCs/>
        </w:rPr>
        <w:t>Encrypted connections</w:t>
      </w:r>
      <w:r>
        <w:rPr>
          <w:b/>
          <w:bCs/>
        </w:rPr>
        <w:t>:</w:t>
      </w:r>
      <w:r w:rsidR="009028BF">
        <w:rPr>
          <w:b/>
          <w:bCs/>
        </w:rPr>
        <w:t xml:space="preserve"> </w:t>
      </w:r>
      <w:r w:rsidR="009028BF" w:rsidRPr="009028BF">
        <w:t>Setup channel and data flow encryption</w:t>
      </w:r>
    </w:p>
    <w:p w14:paraId="347A1EB3" w14:textId="20186739" w:rsidR="00653C90" w:rsidRPr="00653C90" w:rsidRDefault="00653C90" w:rsidP="00653C90">
      <w:pPr>
        <w:pStyle w:val="ListParagraph"/>
        <w:numPr>
          <w:ilvl w:val="0"/>
          <w:numId w:val="25"/>
        </w:numPr>
        <w:jc w:val="both"/>
        <w:rPr>
          <w:b/>
          <w:bCs/>
        </w:rPr>
      </w:pPr>
      <w:r w:rsidRPr="00653C90">
        <w:rPr>
          <w:b/>
          <w:bCs/>
        </w:rPr>
        <w:t>Packet encapsulation Encryption</w:t>
      </w:r>
      <w:r>
        <w:rPr>
          <w:b/>
          <w:bCs/>
        </w:rPr>
        <w:t>:</w:t>
      </w:r>
      <w:r w:rsidR="00505F63">
        <w:rPr>
          <w:b/>
          <w:bCs/>
        </w:rPr>
        <w:t xml:space="preserve"> </w:t>
      </w:r>
      <w:r w:rsidR="00505F63" w:rsidRPr="00505F63">
        <w:t>Encryption at Layer 3</w:t>
      </w:r>
    </w:p>
    <w:p w14:paraId="4BF87A97" w14:textId="047A8110" w:rsidR="00653C90" w:rsidRPr="00505F63" w:rsidRDefault="00653C90" w:rsidP="00653C90">
      <w:pPr>
        <w:pStyle w:val="ListParagraph"/>
        <w:numPr>
          <w:ilvl w:val="0"/>
          <w:numId w:val="25"/>
        </w:numPr>
        <w:jc w:val="both"/>
      </w:pPr>
      <w:r w:rsidRPr="00653C90">
        <w:rPr>
          <w:b/>
          <w:bCs/>
        </w:rPr>
        <w:t>Data payload Encryption</w:t>
      </w:r>
      <w:r>
        <w:rPr>
          <w:b/>
          <w:bCs/>
        </w:rPr>
        <w:t>:</w:t>
      </w:r>
      <w:r w:rsidR="00505F63">
        <w:rPr>
          <w:b/>
          <w:bCs/>
        </w:rPr>
        <w:t xml:space="preserve"> </w:t>
      </w:r>
      <w:r w:rsidR="00505F63" w:rsidRPr="00505F63">
        <w:t>Payload l</w:t>
      </w:r>
      <w:r w:rsidR="00505F63">
        <w:t xml:space="preserve">ayer </w:t>
      </w:r>
      <w:r w:rsidR="00505F63" w:rsidRPr="00505F63">
        <w:t>5-7 encryption</w:t>
      </w:r>
    </w:p>
    <w:p w14:paraId="1683CA3A" w14:textId="7202AD18" w:rsidR="00653C90" w:rsidRPr="00653C90" w:rsidRDefault="00653C90" w:rsidP="00653C90">
      <w:pPr>
        <w:pStyle w:val="ListParagraph"/>
        <w:numPr>
          <w:ilvl w:val="0"/>
          <w:numId w:val="25"/>
        </w:numPr>
        <w:jc w:val="both"/>
        <w:rPr>
          <w:b/>
          <w:bCs/>
        </w:rPr>
      </w:pPr>
      <w:r w:rsidRPr="00653C90">
        <w:rPr>
          <w:b/>
          <w:bCs/>
        </w:rPr>
        <w:t>Protects all online connections</w:t>
      </w:r>
      <w:r>
        <w:rPr>
          <w:b/>
          <w:bCs/>
        </w:rPr>
        <w:t>:</w:t>
      </w:r>
      <w:r w:rsidR="00DE2589">
        <w:rPr>
          <w:b/>
          <w:bCs/>
        </w:rPr>
        <w:t xml:space="preserve"> </w:t>
      </w:r>
      <w:r w:rsidR="00DE2589" w:rsidRPr="00DE2589">
        <w:t>Automatically encrypt all inbound traffic for outgoing encrypted tunneled destinations.</w:t>
      </w:r>
    </w:p>
    <w:p w14:paraId="58F1BE9A" w14:textId="23054005" w:rsidR="00653C90" w:rsidRPr="00653C90" w:rsidRDefault="00653C90" w:rsidP="00653C90">
      <w:pPr>
        <w:pStyle w:val="ListParagraph"/>
        <w:numPr>
          <w:ilvl w:val="0"/>
          <w:numId w:val="25"/>
        </w:numPr>
        <w:jc w:val="both"/>
        <w:rPr>
          <w:b/>
          <w:bCs/>
        </w:rPr>
      </w:pPr>
      <w:r w:rsidRPr="00653C90">
        <w:rPr>
          <w:b/>
          <w:bCs/>
        </w:rPr>
        <w:t>Ensures privacy</w:t>
      </w:r>
      <w:r>
        <w:rPr>
          <w:b/>
          <w:bCs/>
        </w:rPr>
        <w:t>:</w:t>
      </w:r>
      <w:r w:rsidR="00505F63">
        <w:rPr>
          <w:b/>
          <w:bCs/>
        </w:rPr>
        <w:t xml:space="preserve"> </w:t>
      </w:r>
      <w:r w:rsidR="00505F63" w:rsidRPr="00526E0C">
        <w:t>Encryption of the content of the activity.</w:t>
      </w:r>
    </w:p>
    <w:p w14:paraId="4D2A083D" w14:textId="5886165D" w:rsidR="00653C90" w:rsidRPr="00DF3C55" w:rsidRDefault="00653C90" w:rsidP="00653C90">
      <w:pPr>
        <w:pStyle w:val="ListParagraph"/>
        <w:numPr>
          <w:ilvl w:val="0"/>
          <w:numId w:val="25"/>
        </w:numPr>
        <w:jc w:val="both"/>
      </w:pPr>
      <w:r w:rsidRPr="00653C90">
        <w:rPr>
          <w:b/>
          <w:bCs/>
        </w:rPr>
        <w:t>End-to-end encryption (E2EE)</w:t>
      </w:r>
      <w:r>
        <w:rPr>
          <w:b/>
          <w:bCs/>
        </w:rPr>
        <w:t>:</w:t>
      </w:r>
      <w:r w:rsidR="00DF3C55">
        <w:rPr>
          <w:b/>
          <w:bCs/>
        </w:rPr>
        <w:t xml:space="preserve"> </w:t>
      </w:r>
      <w:r w:rsidR="00DF3C55" w:rsidRPr="00DF3C55">
        <w:t>From source to service target application destination encryption schema</w:t>
      </w:r>
      <w:r w:rsidR="00DF3C55">
        <w:t xml:space="preserve"> </w:t>
      </w:r>
      <w:r w:rsidR="00DF3C55">
        <w:t xml:space="preserve">(like simple SSL or </w:t>
      </w:r>
      <w:r w:rsidR="00DF3C55">
        <w:t xml:space="preserve">SSL over </w:t>
      </w:r>
      <w:r w:rsidR="00DF3C55">
        <w:t>complex blockchain)</w:t>
      </w:r>
      <w:r w:rsidR="00DF3C55" w:rsidRPr="00DF3C55">
        <w:t>.</w:t>
      </w:r>
    </w:p>
    <w:p w14:paraId="608AF462" w14:textId="0CAA2B3E" w:rsidR="00653C90" w:rsidRPr="00653C90" w:rsidRDefault="00653C90" w:rsidP="00653C90">
      <w:pPr>
        <w:pStyle w:val="ListParagraph"/>
        <w:numPr>
          <w:ilvl w:val="0"/>
          <w:numId w:val="25"/>
        </w:numPr>
        <w:jc w:val="both"/>
        <w:rPr>
          <w:b/>
          <w:bCs/>
        </w:rPr>
      </w:pPr>
      <w:r w:rsidRPr="00653C90">
        <w:rPr>
          <w:b/>
          <w:bCs/>
        </w:rPr>
        <w:t>Decentralized peer-to-peer nodes</w:t>
      </w:r>
      <w:r>
        <w:rPr>
          <w:b/>
          <w:bCs/>
        </w:rPr>
        <w:t>:</w:t>
      </w:r>
      <w:r w:rsidR="00DE2589">
        <w:rPr>
          <w:b/>
          <w:bCs/>
        </w:rPr>
        <w:t xml:space="preserve"> </w:t>
      </w:r>
      <w:r w:rsidR="00DE2589" w:rsidRPr="00DE2589">
        <w:t>Not controlled by single entity.</w:t>
      </w:r>
    </w:p>
    <w:p w14:paraId="4DCE46D7" w14:textId="177A79C9" w:rsidR="00653C90" w:rsidRPr="00653C90" w:rsidRDefault="00653C90" w:rsidP="00653C90">
      <w:pPr>
        <w:pStyle w:val="ListParagraph"/>
        <w:numPr>
          <w:ilvl w:val="0"/>
          <w:numId w:val="25"/>
        </w:numPr>
        <w:jc w:val="both"/>
        <w:rPr>
          <w:b/>
          <w:bCs/>
        </w:rPr>
      </w:pPr>
      <w:r w:rsidRPr="00653C90">
        <w:rPr>
          <w:b/>
          <w:bCs/>
        </w:rPr>
        <w:t>Flexibility on Business Network Ecosystem</w:t>
      </w:r>
      <w:r>
        <w:rPr>
          <w:b/>
          <w:bCs/>
        </w:rPr>
        <w:t>:</w:t>
      </w:r>
      <w:r w:rsidR="00526E0C">
        <w:rPr>
          <w:b/>
          <w:bCs/>
        </w:rPr>
        <w:t xml:space="preserve"> </w:t>
      </w:r>
      <w:r w:rsidR="00526E0C" w:rsidRPr="00526E0C">
        <w:t>Business support + scalability</w:t>
      </w:r>
      <w:r w:rsidR="00526E0C">
        <w:t xml:space="preserve"> on infrastructure or Software as a Service solutions (SaaS)</w:t>
      </w:r>
      <w:r w:rsidR="00526E0C" w:rsidRPr="00526E0C">
        <w:t>.</w:t>
      </w:r>
    </w:p>
    <w:p w14:paraId="7D808DE1" w14:textId="2AC22EBA" w:rsidR="00653C90" w:rsidRPr="009028BF" w:rsidRDefault="00653C90" w:rsidP="00653C90">
      <w:pPr>
        <w:pStyle w:val="ListParagraph"/>
        <w:numPr>
          <w:ilvl w:val="0"/>
          <w:numId w:val="25"/>
        </w:numPr>
        <w:jc w:val="both"/>
      </w:pPr>
      <w:r w:rsidRPr="00653C90">
        <w:rPr>
          <w:b/>
          <w:bCs/>
        </w:rPr>
        <w:t>Business Support (if can be applicable)</w:t>
      </w:r>
      <w:r>
        <w:rPr>
          <w:b/>
          <w:bCs/>
        </w:rPr>
        <w:t>:</w:t>
      </w:r>
      <w:r w:rsidR="009028BF">
        <w:rPr>
          <w:b/>
          <w:bCs/>
        </w:rPr>
        <w:t xml:space="preserve"> </w:t>
      </w:r>
      <w:r w:rsidR="009028BF" w:rsidRPr="009028BF">
        <w:t xml:space="preserve">Network </w:t>
      </w:r>
      <w:r w:rsidR="00526E0C">
        <w:t xml:space="preserve">Level Corporate </w:t>
      </w:r>
      <w:r w:rsidR="009028BF" w:rsidRPr="009028BF">
        <w:t>adaptation solutions architecture</w:t>
      </w:r>
      <w:r w:rsidR="00526E0C">
        <w:t>.</w:t>
      </w:r>
    </w:p>
    <w:p w14:paraId="0CE59B8C" w14:textId="7CA5C264" w:rsidR="00653C90" w:rsidRPr="00653C90" w:rsidRDefault="00653C90" w:rsidP="00653C90">
      <w:pPr>
        <w:pStyle w:val="ListParagraph"/>
        <w:numPr>
          <w:ilvl w:val="0"/>
          <w:numId w:val="25"/>
        </w:numPr>
        <w:jc w:val="both"/>
        <w:rPr>
          <w:b/>
          <w:bCs/>
        </w:rPr>
      </w:pPr>
      <w:r w:rsidRPr="00653C90">
        <w:rPr>
          <w:b/>
          <w:bCs/>
        </w:rPr>
        <w:t>Hard to trace</w:t>
      </w:r>
      <w:r>
        <w:rPr>
          <w:b/>
          <w:bCs/>
        </w:rPr>
        <w:t>:</w:t>
      </w:r>
      <w:r w:rsidR="00CD412C">
        <w:rPr>
          <w:b/>
          <w:bCs/>
        </w:rPr>
        <w:t xml:space="preserve"> </w:t>
      </w:r>
      <w:r w:rsidR="00CD412C" w:rsidRPr="00CD412C">
        <w:t>Implementation of actual specification on architecture</w:t>
      </w:r>
      <w:r w:rsidR="00CD412C">
        <w:t xml:space="preserve"> to hide information.</w:t>
      </w:r>
    </w:p>
    <w:p w14:paraId="5F8D110A" w14:textId="2EDA639B" w:rsidR="00653C90" w:rsidRPr="00653C90" w:rsidRDefault="00653C90" w:rsidP="00653C90">
      <w:pPr>
        <w:pStyle w:val="ListParagraph"/>
        <w:numPr>
          <w:ilvl w:val="0"/>
          <w:numId w:val="25"/>
        </w:numPr>
        <w:jc w:val="both"/>
        <w:rPr>
          <w:b/>
          <w:bCs/>
        </w:rPr>
      </w:pPr>
      <w:r w:rsidRPr="00653C90">
        <w:rPr>
          <w:b/>
          <w:bCs/>
        </w:rPr>
        <w:t>User-friendly</w:t>
      </w:r>
      <w:r>
        <w:rPr>
          <w:b/>
          <w:bCs/>
        </w:rPr>
        <w:t>:</w:t>
      </w:r>
      <w:r w:rsidR="00505F63">
        <w:rPr>
          <w:b/>
          <w:bCs/>
        </w:rPr>
        <w:t xml:space="preserve"> </w:t>
      </w:r>
      <w:r w:rsidR="00505F63" w:rsidRPr="00505F63">
        <w:t>Intuitive</w:t>
      </w:r>
      <w:r w:rsidR="00C50F85">
        <w:t xml:space="preserve"> and </w:t>
      </w:r>
      <w:r w:rsidR="00C50F85" w:rsidRPr="00C50F85">
        <w:t>intriguing</w:t>
      </w:r>
      <w:r w:rsidR="00505F63" w:rsidRPr="00505F63">
        <w:t xml:space="preserve"> </w:t>
      </w:r>
      <w:r w:rsidR="00DA6708">
        <w:t>(</w:t>
      </w:r>
      <w:r w:rsidR="00505F63" w:rsidRPr="00505F63">
        <w:t>G</w:t>
      </w:r>
      <w:r w:rsidR="00DA6708">
        <w:t>)</w:t>
      </w:r>
      <w:r w:rsidR="00505F63" w:rsidRPr="00505F63">
        <w:t>UI</w:t>
      </w:r>
      <w:r w:rsidR="00505F63">
        <w:t xml:space="preserve"> design</w:t>
      </w:r>
      <w:r w:rsidR="00C65F4C">
        <w:t xml:space="preserve"> for H</w:t>
      </w:r>
      <w:r w:rsidR="005E4A2A">
        <w:t>uman computer interaction (HCI)</w:t>
      </w:r>
      <w:r w:rsidR="00E54B44">
        <w:t xml:space="preserve"> </w:t>
      </w:r>
      <w:r w:rsidR="00E54B44">
        <w:t>accessibility</w:t>
      </w:r>
      <w:r w:rsidR="00E54B44">
        <w:t>.</w:t>
      </w:r>
    </w:p>
    <w:p w14:paraId="41D39BE7" w14:textId="07C39BA1" w:rsidR="00653C90" w:rsidRPr="00653C90" w:rsidRDefault="00653C90" w:rsidP="00653C90">
      <w:pPr>
        <w:pStyle w:val="ListParagraph"/>
        <w:numPr>
          <w:ilvl w:val="0"/>
          <w:numId w:val="25"/>
        </w:numPr>
        <w:jc w:val="both"/>
        <w:rPr>
          <w:b/>
          <w:bCs/>
        </w:rPr>
      </w:pPr>
      <w:r w:rsidRPr="00653C90">
        <w:rPr>
          <w:b/>
          <w:bCs/>
        </w:rPr>
        <w:t>Unlock streaming content</w:t>
      </w:r>
      <w:r>
        <w:rPr>
          <w:b/>
          <w:bCs/>
        </w:rPr>
        <w:t>:</w:t>
      </w:r>
      <w:r w:rsidR="00CD412C">
        <w:rPr>
          <w:b/>
          <w:bCs/>
        </w:rPr>
        <w:t xml:space="preserve"> </w:t>
      </w:r>
      <w:r w:rsidR="00CD412C" w:rsidRPr="00CD412C">
        <w:t>Bypass Local geographical restrictions</w:t>
      </w:r>
    </w:p>
    <w:p w14:paraId="6E10BCA4" w14:textId="3571343F" w:rsidR="00653C90" w:rsidRPr="009028BF" w:rsidRDefault="00653C90" w:rsidP="00653C90">
      <w:pPr>
        <w:pStyle w:val="ListParagraph"/>
        <w:numPr>
          <w:ilvl w:val="0"/>
          <w:numId w:val="25"/>
        </w:numPr>
        <w:jc w:val="both"/>
      </w:pPr>
      <w:r w:rsidRPr="00653C90">
        <w:rPr>
          <w:b/>
          <w:bCs/>
        </w:rPr>
        <w:t>Deep web</w:t>
      </w:r>
      <w:r>
        <w:rPr>
          <w:b/>
          <w:bCs/>
        </w:rPr>
        <w:t>:</w:t>
      </w:r>
      <w:r w:rsidR="001455DB">
        <w:rPr>
          <w:b/>
          <w:bCs/>
        </w:rPr>
        <w:t xml:space="preserve"> </w:t>
      </w:r>
      <w:r w:rsidR="009028BF">
        <w:t>A</w:t>
      </w:r>
      <w:r w:rsidR="009028BF" w:rsidRPr="009028BF">
        <w:t>bility to access completely the surface web</w:t>
      </w:r>
    </w:p>
    <w:p w14:paraId="1321C39C" w14:textId="1957AF87" w:rsidR="00653C90" w:rsidRPr="00653C90" w:rsidRDefault="00653C90" w:rsidP="00653C90">
      <w:pPr>
        <w:pStyle w:val="ListParagraph"/>
        <w:numPr>
          <w:ilvl w:val="0"/>
          <w:numId w:val="25"/>
        </w:numPr>
        <w:jc w:val="both"/>
        <w:rPr>
          <w:b/>
          <w:bCs/>
        </w:rPr>
      </w:pPr>
      <w:r w:rsidRPr="00653C90">
        <w:rPr>
          <w:b/>
          <w:bCs/>
        </w:rPr>
        <w:t>Dark web (hidden services)</w:t>
      </w:r>
      <w:r>
        <w:rPr>
          <w:b/>
          <w:bCs/>
        </w:rPr>
        <w:t>:</w:t>
      </w:r>
      <w:r w:rsidR="001455DB">
        <w:rPr>
          <w:b/>
          <w:bCs/>
        </w:rPr>
        <w:t xml:space="preserve"> </w:t>
      </w:r>
      <w:r w:rsidR="001455DB" w:rsidRPr="001455DB">
        <w:t>A web replica of freedom and anonymity</w:t>
      </w:r>
    </w:p>
    <w:p w14:paraId="1159FE08" w14:textId="22F71913" w:rsidR="00653C90" w:rsidRPr="00653C90" w:rsidRDefault="00653C90" w:rsidP="00653C90">
      <w:pPr>
        <w:pStyle w:val="ListParagraph"/>
        <w:numPr>
          <w:ilvl w:val="0"/>
          <w:numId w:val="25"/>
        </w:numPr>
        <w:jc w:val="both"/>
        <w:rPr>
          <w:b/>
          <w:bCs/>
        </w:rPr>
      </w:pPr>
      <w:r w:rsidRPr="00653C90">
        <w:rPr>
          <w:b/>
          <w:bCs/>
        </w:rPr>
        <w:t>Roaming (not from mobile RAN ISP perspective)</w:t>
      </w:r>
      <w:r>
        <w:rPr>
          <w:b/>
          <w:bCs/>
        </w:rPr>
        <w:t>:</w:t>
      </w:r>
    </w:p>
    <w:p w14:paraId="447341E3" w14:textId="084BA400" w:rsidR="00653C90" w:rsidRPr="00653C90" w:rsidRDefault="00653C90" w:rsidP="00653C90">
      <w:pPr>
        <w:pStyle w:val="ListParagraph"/>
        <w:numPr>
          <w:ilvl w:val="0"/>
          <w:numId w:val="25"/>
        </w:numPr>
        <w:jc w:val="both"/>
        <w:rPr>
          <w:b/>
          <w:bCs/>
        </w:rPr>
      </w:pPr>
      <w:r w:rsidRPr="00653C90">
        <w:rPr>
          <w:b/>
          <w:bCs/>
        </w:rPr>
        <w:t>Easy to choose exit node</w:t>
      </w:r>
      <w:r>
        <w:rPr>
          <w:b/>
          <w:bCs/>
        </w:rPr>
        <w:t>:</w:t>
      </w:r>
      <w:r w:rsidR="00D46168">
        <w:rPr>
          <w:b/>
          <w:bCs/>
        </w:rPr>
        <w:t xml:space="preserve"> </w:t>
      </w:r>
      <w:r w:rsidR="00D46168" w:rsidRPr="00D46168">
        <w:t>Easier access to distant geographical local physical services</w:t>
      </w:r>
      <w:r w:rsidR="00D46168">
        <w:t>.</w:t>
      </w:r>
    </w:p>
    <w:p w14:paraId="14B37829" w14:textId="09711BD8" w:rsidR="00653C90" w:rsidRPr="00653C90" w:rsidRDefault="00653C90" w:rsidP="00653C90">
      <w:pPr>
        <w:pStyle w:val="ListParagraph"/>
        <w:numPr>
          <w:ilvl w:val="0"/>
          <w:numId w:val="25"/>
        </w:numPr>
        <w:jc w:val="both"/>
        <w:rPr>
          <w:b/>
          <w:bCs/>
        </w:rPr>
      </w:pPr>
      <w:r w:rsidRPr="00653C90">
        <w:rPr>
          <w:b/>
          <w:bCs/>
        </w:rPr>
        <w:t>Industry Standard</w:t>
      </w:r>
      <w:r>
        <w:rPr>
          <w:b/>
          <w:bCs/>
        </w:rPr>
        <w:t>:</w:t>
      </w:r>
      <w:r w:rsidR="001455DB">
        <w:rPr>
          <w:b/>
          <w:bCs/>
        </w:rPr>
        <w:t xml:space="preserve"> </w:t>
      </w:r>
      <w:r w:rsidR="001455DB">
        <w:t>Just it works for everything so adaptation for everyone is a welcome. The ecosystem expands.</w:t>
      </w:r>
    </w:p>
    <w:p w14:paraId="44157671" w14:textId="33D600B1" w:rsidR="00653C90" w:rsidRPr="00653C90" w:rsidRDefault="00653C90" w:rsidP="00653C90">
      <w:pPr>
        <w:pStyle w:val="ListParagraph"/>
        <w:numPr>
          <w:ilvl w:val="0"/>
          <w:numId w:val="25"/>
        </w:numPr>
        <w:jc w:val="both"/>
        <w:rPr>
          <w:b/>
          <w:bCs/>
        </w:rPr>
      </w:pPr>
      <w:r w:rsidRPr="00653C90">
        <w:rPr>
          <w:b/>
          <w:bCs/>
        </w:rPr>
        <w:t>No Audit/Log Centralized</w:t>
      </w:r>
      <w:r>
        <w:rPr>
          <w:b/>
          <w:bCs/>
        </w:rPr>
        <w:t>:</w:t>
      </w:r>
      <w:r w:rsidR="00D46168">
        <w:rPr>
          <w:b/>
          <w:bCs/>
        </w:rPr>
        <w:t xml:space="preserve"> </w:t>
      </w:r>
      <w:r w:rsidR="00D46168" w:rsidRPr="00D46168">
        <w:t>No history and stored data of any transaction or interaction</w:t>
      </w:r>
      <w:r w:rsidR="00D46168">
        <w:t>.</w:t>
      </w:r>
    </w:p>
    <w:p w14:paraId="066D93B6" w14:textId="72E57E7A" w:rsidR="00653C90" w:rsidRPr="00653C90" w:rsidRDefault="00653C90" w:rsidP="00653C90">
      <w:pPr>
        <w:pStyle w:val="ListParagraph"/>
        <w:numPr>
          <w:ilvl w:val="0"/>
          <w:numId w:val="25"/>
        </w:numPr>
        <w:jc w:val="both"/>
        <w:rPr>
          <w:b/>
          <w:bCs/>
        </w:rPr>
      </w:pPr>
      <w:r w:rsidRPr="00653C90">
        <w:rPr>
          <w:b/>
          <w:bCs/>
        </w:rPr>
        <w:t>Product &amp; Community Support</w:t>
      </w:r>
      <w:r>
        <w:rPr>
          <w:b/>
          <w:bCs/>
        </w:rPr>
        <w:t>:</w:t>
      </w:r>
      <w:r w:rsidR="001455DB">
        <w:rPr>
          <w:b/>
          <w:bCs/>
        </w:rPr>
        <w:t xml:space="preserve"> </w:t>
      </w:r>
      <w:r w:rsidR="001455DB">
        <w:t>Improving and improving (software) and customer support with solutions and add-ons/tools for a robust ecosystem.</w:t>
      </w:r>
    </w:p>
    <w:p w14:paraId="189CEB5F" w14:textId="045FCD75" w:rsidR="00653C90" w:rsidRPr="00653C90" w:rsidRDefault="00653C90" w:rsidP="00653C90">
      <w:pPr>
        <w:pStyle w:val="ListParagraph"/>
        <w:numPr>
          <w:ilvl w:val="0"/>
          <w:numId w:val="25"/>
        </w:numPr>
        <w:jc w:val="both"/>
        <w:rPr>
          <w:b/>
          <w:bCs/>
        </w:rPr>
      </w:pPr>
      <w:r w:rsidRPr="00653C90">
        <w:rPr>
          <w:b/>
          <w:bCs/>
        </w:rPr>
        <w:t>Cost/Pricing</w:t>
      </w:r>
      <w:r>
        <w:rPr>
          <w:b/>
          <w:bCs/>
        </w:rPr>
        <w:t>:</w:t>
      </w:r>
      <w:r w:rsidR="009028BF">
        <w:rPr>
          <w:b/>
          <w:bCs/>
        </w:rPr>
        <w:t xml:space="preserve"> </w:t>
      </w:r>
      <w:r w:rsidR="009028BF" w:rsidRPr="009028BF">
        <w:t xml:space="preserve">Easy access for educational or </w:t>
      </w:r>
      <w:r w:rsidR="009028BF">
        <w:t>corporate</w:t>
      </w:r>
      <w:r w:rsidR="009028BF" w:rsidRPr="009028BF">
        <w:t xml:space="preserve"> usage</w:t>
      </w:r>
    </w:p>
    <w:p w14:paraId="02E973E8" w14:textId="46E3A635" w:rsidR="00835241" w:rsidRPr="0040389E" w:rsidRDefault="00835241" w:rsidP="004830C7">
      <w:pPr>
        <w:pStyle w:val="Heading4"/>
        <w:jc w:val="both"/>
        <w:rPr>
          <w:rStyle w:val="Strong"/>
          <w:b w:val="0"/>
          <w:bCs w:val="0"/>
        </w:rPr>
      </w:pPr>
      <w:bookmarkStart w:id="103" w:name="_Ref89102975"/>
      <w:r w:rsidRPr="0040389E">
        <w:rPr>
          <w:rStyle w:val="Strong"/>
          <w:b w:val="0"/>
          <w:bCs w:val="0"/>
        </w:rPr>
        <w:lastRenderedPageBreak/>
        <w:t>Results</w:t>
      </w:r>
      <w:bookmarkEnd w:id="103"/>
    </w:p>
    <w:p w14:paraId="39F23A44" w14:textId="1665E436" w:rsidR="00C36305" w:rsidRDefault="00AD4BE1" w:rsidP="004830C7">
      <w:pPr>
        <w:ind w:left="1440"/>
        <w:jc w:val="both"/>
      </w:pPr>
      <w:r>
        <w:t xml:space="preserve">The giveaway to take is that there is no perfect solution everything can satisfy someone and dissatisfy someone else. Every tool has its usages in the right spot and under a provisioned network designed strategically. </w:t>
      </w:r>
      <w:r w:rsidRPr="00E62DD4">
        <w:t xml:space="preserve">Is about what a </w:t>
      </w:r>
      <w:r w:rsidR="007C19BB" w:rsidRPr="00E62DD4">
        <w:t>client or/and stakeholder</w:t>
      </w:r>
      <w:r w:rsidRPr="00E62DD4">
        <w:t xml:space="preserve"> wants</w:t>
      </w:r>
      <w:r w:rsidR="00E62DD4">
        <w:t xml:space="preserve"> in a project.</w:t>
      </w:r>
      <w:r w:rsidR="005E3621">
        <w:t xml:space="preserve"> </w:t>
      </w:r>
      <w:r w:rsidR="00C36305">
        <w:t xml:space="preserve">They could work as a </w:t>
      </w:r>
      <w:r w:rsidR="005E3621">
        <w:t>complementary solution</w:t>
      </w:r>
      <w:r w:rsidR="00C36305">
        <w:t xml:space="preserve"> to each other</w:t>
      </w:r>
      <w:r w:rsidR="005E3621">
        <w:t xml:space="preserve"> to enhance security even more</w:t>
      </w:r>
      <w:r w:rsidR="00C36305">
        <w:t>.</w:t>
      </w:r>
    </w:p>
    <w:p w14:paraId="6EAAE9CB" w14:textId="09B79A1B" w:rsidR="00962056" w:rsidRDefault="00090C15" w:rsidP="004830C7">
      <w:pPr>
        <w:ind w:left="1440"/>
        <w:jc w:val="both"/>
      </w:pPr>
      <w:r>
        <w:t xml:space="preserve">OpenVPN is suitable for a simple user that wants privacy without </w:t>
      </w:r>
      <w:r w:rsidR="00FC48B3">
        <w:t xml:space="preserve">anonymity and </w:t>
      </w:r>
      <w:r>
        <w:t xml:space="preserve">any cost or a business that implements intranet/extranet VPN access (remote access) to its employees or entire site-to-site connection bridging and routing for merging the gap of disjoint form or policy network and making it like a layer 2 part </w:t>
      </w:r>
      <w:r w:rsidR="00BF7C0D">
        <w:t xml:space="preserve">by sharing the segment </w:t>
      </w:r>
      <w:r>
        <w:t xml:space="preserve">or layer 3 </w:t>
      </w:r>
      <w:r w:rsidR="00BF7C0D">
        <w:t xml:space="preserve">i.e., </w:t>
      </w:r>
      <w:r>
        <w:t xml:space="preserve">running </w:t>
      </w:r>
      <w:r w:rsidR="000044E1" w:rsidRPr="000044E1">
        <w:t xml:space="preserve">adjacency </w:t>
      </w:r>
      <w:r>
        <w:t xml:space="preserve">routers with </w:t>
      </w:r>
      <w:r w:rsidR="000044E1">
        <w:t>neighborships</w:t>
      </w:r>
      <w:r>
        <w:t xml:space="preserve"> through the tunnel</w:t>
      </w:r>
      <w:r w:rsidR="00BF7C0D">
        <w:t>.</w:t>
      </w:r>
      <w:r w:rsidR="00962056">
        <w:t xml:space="preserve"> The main actual drawback is it </w:t>
      </w:r>
      <w:proofErr w:type="spellStart"/>
      <w:r w:rsidR="00962056">
        <w:t>doe</w:t>
      </w:r>
      <w:proofErr w:type="spellEnd"/>
      <w:r w:rsidR="00962056">
        <w:t xml:space="preserve"> not use E2EE so the user must be aware of target service tier and the remote VPN server </w:t>
      </w:r>
      <w:r w:rsidR="008C0FC4">
        <w:t xml:space="preserve">is Centralized and </w:t>
      </w:r>
      <w:r w:rsidR="00962056">
        <w:t>could possibly log you (storing your data) for third parties sharing</w:t>
      </w:r>
      <w:r w:rsidR="000940F9">
        <w:t xml:space="preserve"> i.e., Data mining, government spy</w:t>
      </w:r>
      <w:r w:rsidR="008C0FC4">
        <w:t>, hackers (an attack)</w:t>
      </w:r>
      <w:r w:rsidR="00962056">
        <w:t>.</w:t>
      </w:r>
    </w:p>
    <w:p w14:paraId="4269502B" w14:textId="20AF0B93" w:rsidR="00BF7C0D" w:rsidRDefault="00BF7C0D" w:rsidP="004830C7">
      <w:pPr>
        <w:ind w:left="1440"/>
        <w:jc w:val="both"/>
      </w:pPr>
      <w:r>
        <w:t>Tor on the other hand is very robust for anonymity something OpenVPN does not provide meaning that for a user that wants to be invisible at least from spies in the middle</w:t>
      </w:r>
      <w:r w:rsidR="00276124">
        <w:rPr>
          <w:rStyle w:val="FootnoteReference"/>
        </w:rPr>
        <w:footnoteReference w:id="21"/>
      </w:r>
      <w:r>
        <w:t>.</w:t>
      </w:r>
      <w:r w:rsidR="00B726E5">
        <w:t xml:space="preserve"> But is </w:t>
      </w:r>
      <w:r w:rsidR="00FD1694">
        <w:t>quite</w:t>
      </w:r>
      <w:r w:rsidR="00B726E5">
        <w:t xml:space="preserve"> non-suitable for enterprise network</w:t>
      </w:r>
      <w:r w:rsidR="00BD5E94">
        <w:t>s</w:t>
      </w:r>
      <w:r w:rsidR="00B726E5">
        <w:t xml:space="preserve"> that want’s privacy its more user-driven not enterprise-driven</w:t>
      </w:r>
      <w:r w:rsidR="00B240EA">
        <w:t xml:space="preserve"> but it could be done</w:t>
      </w:r>
      <w:r w:rsidR="00B726E5">
        <w:t>.</w:t>
      </w:r>
    </w:p>
    <w:p w14:paraId="765BC557" w14:textId="55710187" w:rsidR="00471AEC" w:rsidRDefault="00471AEC" w:rsidP="004830C7">
      <w:pPr>
        <w:ind w:left="1440"/>
        <w:jc w:val="both"/>
      </w:pPr>
      <w:r>
        <w:t xml:space="preserve">A combination of both solutions (Tor + </w:t>
      </w:r>
      <w:r w:rsidR="000A3694">
        <w:t>Open</w:t>
      </w:r>
      <w:r>
        <w:t>VPN)</w:t>
      </w:r>
      <w:r w:rsidR="009C7F28">
        <w:t xml:space="preserve"> </w:t>
      </w:r>
      <w:r w:rsidR="000B718F">
        <w:t>comes in two flavors (approaches)</w:t>
      </w:r>
      <w:sdt>
        <w:sdtPr>
          <w:id w:val="1837341512"/>
          <w:citation/>
        </w:sdtPr>
        <w:sdtEndPr/>
        <w:sdtContent>
          <w:r w:rsidR="000B718F">
            <w:fldChar w:fldCharType="begin"/>
          </w:r>
          <w:r w:rsidR="000B718F">
            <w:instrText xml:space="preserve"> CITATION Dec21 \l 1033 </w:instrText>
          </w:r>
          <w:r w:rsidR="000B718F">
            <w:fldChar w:fldCharType="separate"/>
          </w:r>
          <w:r w:rsidR="00457D0D">
            <w:rPr>
              <w:noProof/>
            </w:rPr>
            <w:t xml:space="preserve"> </w:t>
          </w:r>
          <w:r w:rsidR="00457D0D" w:rsidRPr="00457D0D">
            <w:rPr>
              <w:noProof/>
            </w:rPr>
            <w:t>[43]</w:t>
          </w:r>
          <w:r w:rsidR="000B718F">
            <w:fldChar w:fldCharType="end"/>
          </w:r>
        </w:sdtContent>
      </w:sdt>
      <w:r w:rsidR="000B718F">
        <w:t>:</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160393E1" w:rsidR="007F684C" w:rsidRDefault="00A76EA9" w:rsidP="004830C7">
      <w:pPr>
        <w:pStyle w:val="ListParagraph"/>
        <w:numPr>
          <w:ilvl w:val="3"/>
          <w:numId w:val="10"/>
        </w:numPr>
        <w:jc w:val="both"/>
      </w:pPr>
      <w:r>
        <w:t>Connect Tor then use a VPN</w:t>
      </w:r>
      <w:r w:rsidR="00554383">
        <w:t>:</w:t>
      </w:r>
      <w:r>
        <w:t xml:space="preserve"> Requires complex manual configuration. Your VPN server acts as the final exit node and </w:t>
      </w:r>
      <w:r w:rsidR="004D0CD0">
        <w:t>T</w:t>
      </w:r>
      <w:r>
        <w:t>ors exit node will carry the packet still encrypted without compromising your activity</w:t>
      </w:r>
      <w:r w:rsidR="006663B7">
        <w:t xml:space="preserve"> (due to VPN)</w:t>
      </w:r>
      <w:r>
        <w:t>.</w:t>
      </w:r>
    </w:p>
    <w:p w14:paraId="587703D1" w14:textId="7B96E598" w:rsidR="00A76EA9" w:rsidRDefault="00A76EA9" w:rsidP="004830C7">
      <w:pPr>
        <w:pStyle w:val="ListParagraph"/>
        <w:numPr>
          <w:ilvl w:val="3"/>
          <w:numId w:val="10"/>
        </w:numPr>
        <w:jc w:val="both"/>
      </w:pPr>
      <w:r>
        <w:t>ISP can see you that you are using Tor but it wouldn’t be able to trace you while you keeping your IP address hidden from VPN service from further auditing/logging.</w:t>
      </w:r>
    </w:p>
    <w:p w14:paraId="66F2FD37" w14:textId="0458F4AB" w:rsidR="009A0F1D" w:rsidRDefault="00A3146A" w:rsidP="004830C7">
      <w:pPr>
        <w:pStyle w:val="ListParagraph"/>
        <w:numPr>
          <w:ilvl w:val="3"/>
          <w:numId w:val="10"/>
        </w:numPr>
        <w:jc w:val="both"/>
      </w:pPr>
      <w:r>
        <w:t>If there is an attack on Tor’s exit-node you</w:t>
      </w:r>
      <w:r w:rsidR="001513F4">
        <w:t>r</w:t>
      </w:r>
      <w:r>
        <w:t xml:space="preserve"> packet will remain encrypted because the node would not be able to tell your activity</w:t>
      </w:r>
      <w:r w:rsidR="00BF0D60">
        <w:t xml:space="preserve"> due to VPN</w:t>
      </w:r>
      <w: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6667E0CE" w:rsidR="00460ECB" w:rsidRDefault="00460ECB" w:rsidP="004830C7">
      <w:pPr>
        <w:pStyle w:val="ListParagraph"/>
        <w:numPr>
          <w:ilvl w:val="3"/>
          <w:numId w:val="10"/>
        </w:numPr>
        <w:jc w:val="both"/>
      </w:pPr>
      <w:r>
        <w:t>Connect to your VPN then use Tor</w:t>
      </w:r>
      <w:r w:rsidR="00137C31">
        <w:t>:</w:t>
      </w:r>
      <w:r>
        <w:t xml:space="preserve"> This way you encrypt the traffic before it enters the Tor Network, and also hides your IP address</w:t>
      </w:r>
      <w:r w:rsidR="001513F4">
        <w:t xml:space="preserve"> in Tor’s exit node</w:t>
      </w:r>
    </w:p>
    <w:p w14:paraId="292F83FB" w14:textId="644CB969" w:rsidR="00067B5F" w:rsidRDefault="00067B5F" w:rsidP="004830C7">
      <w:pPr>
        <w:pStyle w:val="ListParagraph"/>
        <w:numPr>
          <w:ilvl w:val="3"/>
          <w:numId w:val="10"/>
        </w:numPr>
        <w:jc w:val="both"/>
      </w:pPr>
      <w:r>
        <w:t>ISP can’t tell that you are using Tor</w:t>
      </w:r>
    </w:p>
    <w:p w14:paraId="6E71CC41" w14:textId="589D9007" w:rsidR="00067B5F" w:rsidRDefault="00067B5F" w:rsidP="004830C7">
      <w:pPr>
        <w:pStyle w:val="ListParagraph"/>
        <w:numPr>
          <w:ilvl w:val="3"/>
          <w:numId w:val="10"/>
        </w:numPr>
        <w:jc w:val="both"/>
      </w:pPr>
      <w:r>
        <w:t>VPN provider will trace Tor activity and be able to log. A Workaround is to use decentralized VPN, which cannot keep user logs.</w:t>
      </w:r>
    </w:p>
    <w:p w14:paraId="2FAB2EE4" w14:textId="5E6B7AD3" w:rsidR="007C7F1A" w:rsidRDefault="007C7F1A" w:rsidP="004830C7">
      <w:pPr>
        <w:ind w:left="1440"/>
        <w:jc w:val="both"/>
      </w:pPr>
      <w:r>
        <w:t xml:space="preserve">While regular VPN offer protection to their users (for a price), the real fight against surveillance and censorship is a shared one because the current providers do nothing to </w:t>
      </w:r>
      <w:r>
        <w:lastRenderedPageBreak/>
        <w:t>address the infrastructural flaws of the internet so there is no immunity to corporate or government control.</w:t>
      </w:r>
      <w:sdt>
        <w:sdtPr>
          <w:id w:val="612407648"/>
          <w:citation/>
        </w:sdtPr>
        <w:sdtEndPr/>
        <w:sdtContent>
          <w:r>
            <w:fldChar w:fldCharType="begin"/>
          </w:r>
          <w:r>
            <w:instrText xml:space="preserve"> CITATION Dec21 \l 1033 </w:instrText>
          </w:r>
          <w:r>
            <w:fldChar w:fldCharType="separate"/>
          </w:r>
          <w:r w:rsidR="00457D0D">
            <w:rPr>
              <w:noProof/>
            </w:rPr>
            <w:t xml:space="preserve"> </w:t>
          </w:r>
          <w:r w:rsidR="00457D0D" w:rsidRPr="00457D0D">
            <w:rPr>
              <w:noProof/>
            </w:rPr>
            <w:t>[43]</w:t>
          </w:r>
          <w:r>
            <w:fldChar w:fldCharType="end"/>
          </w:r>
        </w:sdtContent>
      </w:sdt>
    </w:p>
    <w:p w14:paraId="1947BC7E" w14:textId="6CE5B516" w:rsidR="007D6B2B" w:rsidRDefault="007D6B2B" w:rsidP="004830C7">
      <w:pPr>
        <w:ind w:left="1440"/>
        <w:jc w:val="both"/>
      </w:pPr>
      <w:r>
        <w:t>There is not a single fit-all-size solution or a true security mechanism that protects you from a data breach, every method is just an additive layer of security that could be stripped from an attack.</w:t>
      </w:r>
    </w:p>
    <w:p w14:paraId="4DFCC557" w14:textId="758210E2" w:rsidR="00090C15" w:rsidRPr="00E62DD4" w:rsidRDefault="00BE48DA" w:rsidP="004830C7">
      <w:pPr>
        <w:ind w:left="1440"/>
        <w:jc w:val="both"/>
      </w:pPr>
      <w:r>
        <w:t>A</w:t>
      </w:r>
      <w:r w:rsidRPr="00BE48DA">
        <w:t>necdotally</w:t>
      </w:r>
      <w:r>
        <w:t xml:space="preserve"> the more complex layer of OSI model is Layer 8 user</w:t>
      </w:r>
      <w:r w:rsidR="00BA4976">
        <w:t>/political</w:t>
      </w:r>
      <w:r>
        <w:t xml:space="preserve"> layer</w:t>
      </w:r>
      <w:r w:rsidR="00BA4976">
        <w:t xml:space="preserve"> because technology is human-driven or an echo of our lives and security i</w:t>
      </w:r>
      <w:r w:rsidR="00D41EF6">
        <w:t>s</w:t>
      </w:r>
      <w:r w:rsidR="00BA4976">
        <w:t xml:space="preserve"> totally something that we want but always in our advantages not </w:t>
      </w:r>
      <w:r w:rsidR="00D41EF6">
        <w:t>someone’s</w:t>
      </w:r>
      <w:r w:rsidR="00BA4976">
        <w:t xml:space="preserve"> else</w:t>
      </w:r>
      <w:r w:rsidR="00601BDF">
        <w:t xml:space="preserve"> </w:t>
      </w:r>
      <w:r w:rsidR="00B27405">
        <w:t>that carries everywhere from “our” to a single human or organization</w:t>
      </w:r>
      <w:r w:rsidR="00B32CCB">
        <w:t xml:space="preserve"> (everything must be secure but not secure in the same time)</w:t>
      </w:r>
      <w:r w:rsidR="00BA4976">
        <w:t xml:space="preserve"> </w:t>
      </w:r>
      <w:sdt>
        <w:sdtPr>
          <w:id w:val="-14232443"/>
          <w:citation/>
        </w:sdtPr>
        <w:sdtEndPr/>
        <w:sdtContent>
          <w:r w:rsidR="00BA4976">
            <w:fldChar w:fldCharType="begin"/>
          </w:r>
          <w:r w:rsidR="00BA4976">
            <w:instrText xml:space="preserve"> CITATION Lay212 \l 1033 </w:instrText>
          </w:r>
          <w:r w:rsidR="00BA4976">
            <w:fldChar w:fldCharType="separate"/>
          </w:r>
          <w:r w:rsidR="00457D0D" w:rsidRPr="00457D0D">
            <w:rPr>
              <w:noProof/>
            </w:rPr>
            <w:t>[65]</w:t>
          </w:r>
          <w:r w:rsidR="00BA4976">
            <w:fldChar w:fldCharType="end"/>
          </w:r>
        </w:sdtContent>
      </w:sdt>
      <w:r>
        <w:t>.</w:t>
      </w:r>
    </w:p>
    <w:p w14:paraId="7F878061" w14:textId="5717689F" w:rsidR="00044243" w:rsidRDefault="00044243" w:rsidP="000576EF">
      <w:pPr>
        <w:pStyle w:val="Heading1"/>
      </w:pPr>
      <w:bookmarkStart w:id="104" w:name="_Toc89480422"/>
      <w:bookmarkStart w:id="105" w:name="_Toc89629752"/>
      <w:r>
        <w:t xml:space="preserve">Real Case Research </w:t>
      </w:r>
      <w:r w:rsidR="00C7284A">
        <w:t>Analysis</w:t>
      </w:r>
      <w:r>
        <w:t xml:space="preserve"> Literature Review</w:t>
      </w:r>
      <w:bookmarkEnd w:id="104"/>
      <w:bookmarkEnd w:id="105"/>
    </w:p>
    <w:p w14:paraId="381588EF" w14:textId="44F6F4D6" w:rsidR="002E5245" w:rsidRDefault="002E5245" w:rsidP="002E5245">
      <w:pPr>
        <w:pStyle w:val="Heading2"/>
      </w:pPr>
      <w:bookmarkStart w:id="106" w:name="_Toc89480423"/>
      <w:bookmarkStart w:id="107" w:name="_Toc89629753"/>
      <w:r>
        <w:t>The case Study</w:t>
      </w:r>
      <w:bookmarkEnd w:id="106"/>
      <w:bookmarkEnd w:id="107"/>
    </w:p>
    <w:p w14:paraId="5B8EB16A" w14:textId="435C6FF9" w:rsidR="002E5245" w:rsidRDefault="00090F3F" w:rsidP="00CC65E6">
      <w:pPr>
        <w:pStyle w:val="Heading3"/>
      </w:pPr>
      <w:bookmarkStart w:id="108" w:name="_Toc89629754"/>
      <w:r>
        <w:t>Tor options</w:t>
      </w:r>
      <w:bookmarkEnd w:id="108"/>
    </w:p>
    <w:p w14:paraId="162BC42A" w14:textId="55F864D5" w:rsidR="00DF349D" w:rsidRDefault="001B16BA" w:rsidP="00CC65E6">
      <w:pPr>
        <w:ind w:left="1080"/>
      </w:pPr>
      <w:r>
        <w:t xml:space="preserve">Tor has many options on how to operate we are going to examine how to setup a Tor Relay node and a Hidden Service Server. Both procedures require </w:t>
      </w:r>
      <w:proofErr w:type="spellStart"/>
      <w:r w:rsidRPr="001B16BA">
        <w:rPr>
          <w:i/>
          <w:iCs/>
        </w:rPr>
        <w:t>torrc</w:t>
      </w:r>
      <w:proofErr w:type="spellEnd"/>
      <w:r>
        <w:t xml:space="preserve"> file to be adjusted accordingly it is located under</w:t>
      </w:r>
      <w:r w:rsidR="00DF349D">
        <w:t>:</w:t>
      </w:r>
      <w:r w:rsidR="008C3A3B">
        <w:t xml:space="preserve"> (it may be hidden)</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w:t>
      </w:r>
      <w:proofErr w:type="gramStart"/>
      <w:r w:rsidR="00EE6641">
        <w:t>tor</w:t>
      </w:r>
      <w:proofErr w:type="spellEnd"/>
      <w:r w:rsidR="00EE6641">
        <w:t>“</w:t>
      </w:r>
      <w:proofErr w:type="gramEnd"/>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109" w:name="_Toc89629755"/>
      <w:proofErr w:type="spellStart"/>
      <w:r>
        <w:t>t</w:t>
      </w:r>
      <w:r w:rsidR="00970FA1">
        <w:t>orrc</w:t>
      </w:r>
      <w:bookmarkEnd w:id="109"/>
      <w:proofErr w:type="spellEnd"/>
    </w:p>
    <w:p w14:paraId="48D771DC" w14:textId="568A04AE" w:rsidR="005D475D" w:rsidRPr="005D475D" w:rsidRDefault="00DF349D" w:rsidP="005D475D">
      <w:pPr>
        <w:ind w:left="1080"/>
      </w:pPr>
      <w:proofErr w:type="spellStart"/>
      <w:r>
        <w:t>torrc</w:t>
      </w:r>
      <w:proofErr w:type="spellEnd"/>
      <w:r>
        <w:t xml:space="preserve"> is a configuration file to edit how Tor will behave on various services such as Hidden service and Relay node. Misconfiguration or follow any </w:t>
      </w:r>
      <w:r w:rsidR="00ED426C">
        <w:t>unusual</w:t>
      </w:r>
      <w:r>
        <w:t xml:space="preserve"> practice of that file can lead to server compromise its security </w:t>
      </w:r>
      <w:r w:rsidR="00ED426C">
        <w:t xml:space="preserve">and </w:t>
      </w:r>
      <w:r>
        <w:t>be vulnerable to attacks</w:t>
      </w:r>
      <w:r w:rsidR="00ED426C">
        <w:t xml:space="preserve">. Any modification to file itself should be done while you have closed the Tor Browser because </w:t>
      </w:r>
      <w:r w:rsidR="000A3E01">
        <w:t xml:space="preserve">it </w:t>
      </w:r>
      <w:r w:rsidR="00ED426C">
        <w:t xml:space="preserve">may erase your modification </w:t>
      </w:r>
      <w:r w:rsidR="000A3E01">
        <w:t>because of its</w:t>
      </w:r>
      <w:r w:rsidR="00ED426C">
        <w:t xml:space="preserve"> run-time</w:t>
      </w:r>
      <w:r w:rsidR="000A3E01">
        <w:t xml:space="preserve"> </w:t>
      </w:r>
      <w:sdt>
        <w:sdtPr>
          <w:id w:val="828797215"/>
          <w:citation/>
        </w:sdtPr>
        <w:sdtContent>
          <w:r w:rsidR="000A3E01">
            <w:fldChar w:fldCharType="begin"/>
          </w:r>
          <w:r w:rsidR="000A3E01">
            <w:instrText xml:space="preserve"> CITATION Ims21 \l 1033 </w:instrText>
          </w:r>
          <w:r w:rsidR="000A3E01">
            <w:fldChar w:fldCharType="separate"/>
          </w:r>
          <w:r w:rsidR="00457D0D" w:rsidRPr="00457D0D">
            <w:rPr>
              <w:noProof/>
            </w:rPr>
            <w:t>[66]</w:t>
          </w:r>
          <w:r w:rsidR="000A3E01">
            <w:fldChar w:fldCharType="end"/>
          </w:r>
        </w:sdtContent>
      </w:sdt>
      <w:r w:rsidR="000A3E01">
        <w:t>.</w:t>
      </w:r>
    </w:p>
    <w:p w14:paraId="625FA17C" w14:textId="3933C50F" w:rsidR="00970FA1" w:rsidRDefault="00970FA1" w:rsidP="00970FA1">
      <w:pPr>
        <w:pStyle w:val="Heading3"/>
      </w:pPr>
      <w:bookmarkStart w:id="110" w:name="_Toc89629756"/>
      <w:r>
        <w:t>Relay node operation</w:t>
      </w:r>
      <w:bookmarkEnd w:id="110"/>
    </w:p>
    <w:p w14:paraId="121BA891" w14:textId="4061DE15" w:rsidR="0051289D" w:rsidRDefault="00BB68C1" w:rsidP="0051289D">
      <w:pPr>
        <w:ind w:left="1080"/>
      </w:pPr>
      <w:r>
        <w:t xml:space="preserve">According to documentation </w:t>
      </w:r>
      <w:r w:rsidR="006501A1">
        <w:t xml:space="preserve">there are plenty Tor relay options to choose from and you can run multiple modes of relay at the same time but not all of them. For </w:t>
      </w:r>
      <w:r w:rsidR="00561CB6">
        <w:t>example,</w:t>
      </w:r>
      <w:r w:rsidR="006501A1">
        <w:t xml:space="preserve"> you cannot be entry guard and exit node at the same time </w:t>
      </w:r>
      <w:sdt>
        <w:sdtPr>
          <w:id w:val="-1442845378"/>
          <w:citation/>
        </w:sdtPr>
        <w:sdtContent>
          <w:r w:rsidR="0049499A">
            <w:fldChar w:fldCharType="begin"/>
          </w:r>
          <w:r w:rsidR="0049499A">
            <w:instrText xml:space="preserve"> CITATION Tor212 \l 1033 </w:instrText>
          </w:r>
          <w:r w:rsidR="0049499A">
            <w:fldChar w:fldCharType="separate"/>
          </w:r>
          <w:r w:rsidR="00457D0D" w:rsidRPr="00457D0D">
            <w:rPr>
              <w:noProof/>
            </w:rPr>
            <w:t>[67]</w:t>
          </w:r>
          <w:r w:rsidR="0049499A">
            <w:fldChar w:fldCharType="end"/>
          </w:r>
        </w:sdtContent>
      </w:sdt>
      <w:r w:rsidR="0049499A">
        <w:t>.</w:t>
      </w:r>
    </w:p>
    <w:p w14:paraId="7F05885E" w14:textId="28012DAB" w:rsidR="004002D5" w:rsidRDefault="00111B0C" w:rsidP="0051289D">
      <w:pPr>
        <w:ind w:left="1080"/>
      </w:pPr>
      <w:r>
        <w:t>Also,</w:t>
      </w:r>
      <w:r w:rsidR="004002D5">
        <w:t xml:space="preserve"> before choosing relay mode </w:t>
      </w:r>
      <w:r w:rsidR="00457D0D">
        <w:t>also,</w:t>
      </w:r>
      <w:r w:rsidR="004002D5">
        <w:t xml:space="preserve"> we should check any legal complaint and attraction of law enforcement agencies </w:t>
      </w:r>
      <w:sdt>
        <w:sdtPr>
          <w:id w:val="-105962628"/>
          <w:citation/>
        </w:sdtPr>
        <w:sdtContent>
          <w:r w:rsidR="004002D5">
            <w:fldChar w:fldCharType="begin"/>
          </w:r>
          <w:r w:rsidR="004002D5">
            <w:instrText xml:space="preserve"> CITATION Wha21 \l 1033 </w:instrText>
          </w:r>
          <w:r w:rsidR="004002D5">
            <w:fldChar w:fldCharType="separate"/>
          </w:r>
          <w:r w:rsidR="00457D0D" w:rsidRPr="00457D0D">
            <w:rPr>
              <w:noProof/>
            </w:rPr>
            <w:t>[68]</w:t>
          </w:r>
          <w:r w:rsidR="004002D5">
            <w:fldChar w:fldCharType="end"/>
          </w:r>
        </w:sdtContent>
      </w:sdt>
      <w:r w:rsidR="004002D5">
        <w:t>.</w:t>
      </w:r>
    </w:p>
    <w:p w14:paraId="75E147FD" w14:textId="73BD52CB" w:rsidR="006501A1" w:rsidRDefault="006501A1" w:rsidP="0051289D">
      <w:pPr>
        <w:ind w:left="1080"/>
      </w:pPr>
      <w:r>
        <w:t>In order to configure it as middle-relay or exit-node</w:t>
      </w:r>
      <w:r w:rsidR="00561CB6">
        <w:t xml:space="preserve"> we follow these rules and generally speaking we must have some bandwidth capabilities as well more on this here </w:t>
      </w:r>
      <w:sdt>
        <w:sdtPr>
          <w:id w:val="1891843037"/>
          <w:citation/>
        </w:sdtPr>
        <w:sdtContent>
          <w:r w:rsidR="00421C7E">
            <w:fldChar w:fldCharType="begin"/>
          </w:r>
          <w:r w:rsidR="00421C7E">
            <w:instrText xml:space="preserve"> CITATION Rel21 \l 1033 </w:instrText>
          </w:r>
          <w:r w:rsidR="00421C7E">
            <w:fldChar w:fldCharType="separate"/>
          </w:r>
          <w:r w:rsidR="00457D0D" w:rsidRPr="00457D0D">
            <w:rPr>
              <w:noProof/>
            </w:rPr>
            <w:t>[69]</w:t>
          </w:r>
          <w:r w:rsidR="00421C7E">
            <w:fldChar w:fldCharType="end"/>
          </w:r>
        </w:sdtContent>
      </w:sdt>
      <w:sdt>
        <w:sdtPr>
          <w:id w:val="558527189"/>
          <w:citation/>
        </w:sdtPr>
        <w:sdtContent>
          <w:r w:rsidR="00561CB6">
            <w:fldChar w:fldCharType="begin"/>
          </w:r>
          <w:r w:rsidR="00561CB6">
            <w:instrText xml:space="preserve"> CITATION Tor214 \l 1033 </w:instrText>
          </w:r>
          <w:r w:rsidR="00561CB6">
            <w:fldChar w:fldCharType="separate"/>
          </w:r>
          <w:r w:rsidR="00457D0D">
            <w:rPr>
              <w:noProof/>
            </w:rPr>
            <w:t xml:space="preserve"> </w:t>
          </w:r>
          <w:r w:rsidR="00457D0D" w:rsidRPr="00457D0D">
            <w:rPr>
              <w:noProof/>
            </w:rPr>
            <w:t>[70]</w:t>
          </w:r>
          <w:r w:rsidR="00561CB6">
            <w:fldChar w:fldCharType="end"/>
          </w:r>
        </w:sdtContent>
      </w:sdt>
      <w:r w:rsidR="00561CB6">
        <w:t>:</w:t>
      </w:r>
    </w:p>
    <w:p w14:paraId="0F094FDA" w14:textId="7C837F90" w:rsidR="00561CB6" w:rsidRDefault="00DD7BD7" w:rsidP="00561CB6">
      <w:pPr>
        <w:pStyle w:val="ListParagraph"/>
        <w:numPr>
          <w:ilvl w:val="0"/>
          <w:numId w:val="28"/>
        </w:numPr>
      </w:pPr>
      <w:r>
        <w:t>Use a Physical machine or</w:t>
      </w:r>
      <w:r w:rsidR="00C1182B">
        <w:t>/and</w:t>
      </w:r>
      <w:r>
        <w:t xml:space="preserve"> virtual or could solution (e.g., </w:t>
      </w:r>
      <w:proofErr w:type="spellStart"/>
      <w:r>
        <w:t>DigitalOcean</w:t>
      </w:r>
      <w:proofErr w:type="spellEnd"/>
      <w:r>
        <w:t>)</w:t>
      </w:r>
    </w:p>
    <w:p w14:paraId="3295CA19" w14:textId="77777777" w:rsidR="009172D0" w:rsidRDefault="009172D0" w:rsidP="009172D0">
      <w:pPr>
        <w:pStyle w:val="ListParagraph"/>
        <w:numPr>
          <w:ilvl w:val="0"/>
          <w:numId w:val="28"/>
        </w:numPr>
      </w:pPr>
      <w:r>
        <w:t>Install Linux ubuntu or kali linux and update it, install any repos for python and install python if not already installed.</w:t>
      </w:r>
    </w:p>
    <w:p w14:paraId="3776E26C" w14:textId="77777777" w:rsidR="009172D0" w:rsidRDefault="009172D0" w:rsidP="009172D0">
      <w:pPr>
        <w:pStyle w:val="ListParagraph"/>
        <w:numPr>
          <w:ilvl w:val="0"/>
          <w:numId w:val="28"/>
        </w:numPr>
      </w:pPr>
      <w:r>
        <w:t xml:space="preserve">Add repos if can’t find Tor in </w:t>
      </w:r>
      <w:proofErr w:type="spellStart"/>
      <w:r>
        <w:t>sudo</w:t>
      </w:r>
      <w:proofErr w:type="spellEnd"/>
      <w:r>
        <w:t xml:space="preserve"> apt install</w:t>
      </w:r>
    </w:p>
    <w:p w14:paraId="5BC1BDA8" w14:textId="780EA552" w:rsidR="009172D0" w:rsidRDefault="009172D0" w:rsidP="00561CB6">
      <w:pPr>
        <w:pStyle w:val="ListParagraph"/>
        <w:numPr>
          <w:ilvl w:val="0"/>
          <w:numId w:val="28"/>
        </w:numPr>
      </w:pPr>
      <w:r>
        <w:lastRenderedPageBreak/>
        <w:t>Make sure you have Firewall policy for ports and Port forwarding</w:t>
      </w:r>
      <w:r w:rsidR="00C0279A">
        <w:t xml:space="preserve"> on Network Device/Router</w:t>
      </w:r>
      <w:r>
        <w:t xml:space="preserve"> (NAT/PAT) to allow the daemon socket you are going to open for Tor</w:t>
      </w:r>
      <w:r w:rsidR="008A558D">
        <w:t xml:space="preserve"> e.g., port 4000 or 9001</w:t>
      </w:r>
      <w:r>
        <w:t>.</w:t>
      </w:r>
    </w:p>
    <w:p w14:paraId="77F8F0B1" w14:textId="408EE93B" w:rsidR="009172D0" w:rsidRDefault="00317102" w:rsidP="00561CB6">
      <w:pPr>
        <w:pStyle w:val="ListParagraph"/>
        <w:numPr>
          <w:ilvl w:val="0"/>
          <w:numId w:val="28"/>
        </w:numPr>
      </w:pPr>
      <w:proofErr w:type="spellStart"/>
      <w:r>
        <w:t>sudo</w:t>
      </w:r>
      <w:proofErr w:type="spellEnd"/>
      <w:r>
        <w:t xml:space="preserve"> n</w:t>
      </w:r>
      <w:r w:rsidR="00E82E29">
        <w:t>ano /</w:t>
      </w:r>
      <w:proofErr w:type="spellStart"/>
      <w:r w:rsidR="00E82E29">
        <w:t>etc</w:t>
      </w:r>
      <w:proofErr w:type="spellEnd"/>
      <w:r w:rsidR="00E82E29">
        <w:t>/tor/</w:t>
      </w:r>
      <w:proofErr w:type="spellStart"/>
      <w:r w:rsidR="00E82E29">
        <w:t>torrc</w:t>
      </w:r>
      <w:proofErr w:type="spellEnd"/>
    </w:p>
    <w:p w14:paraId="45964DF5" w14:textId="3EC88D48" w:rsidR="00935951" w:rsidRDefault="00F65EB5" w:rsidP="00561CB6">
      <w:pPr>
        <w:pStyle w:val="ListParagraph"/>
        <w:numPr>
          <w:ilvl w:val="0"/>
          <w:numId w:val="28"/>
        </w:numPr>
      </w:pPr>
      <w:r>
        <w:t xml:space="preserve">uncommented and add the following lines (remove #) as depicted in </w:t>
      </w:r>
      <w:r w:rsidR="00862990">
        <w:fldChar w:fldCharType="begin"/>
      </w:r>
      <w:r w:rsidR="00862990">
        <w:instrText xml:space="preserve"> REF _Ref89629478 \h </w:instrText>
      </w:r>
      <w:r w:rsidR="00862990">
        <w:fldChar w:fldCharType="separate"/>
      </w:r>
      <w:r w:rsidR="00862990">
        <w:t xml:space="preserve">Figure </w:t>
      </w:r>
      <w:r w:rsidR="00862990">
        <w:rPr>
          <w:noProof/>
        </w:rPr>
        <w:t>14</w:t>
      </w:r>
      <w:r w:rsidR="00862990">
        <w:fldChar w:fldCharType="end"/>
      </w:r>
    </w:p>
    <w:p w14:paraId="2EE0E431" w14:textId="2628A788" w:rsidR="00862990" w:rsidRDefault="003B168A" w:rsidP="00561CB6">
      <w:pPr>
        <w:pStyle w:val="ListParagraph"/>
        <w:numPr>
          <w:ilvl w:val="0"/>
          <w:numId w:val="28"/>
        </w:numPr>
      </w:pPr>
      <w:r>
        <w:t>Also,</w:t>
      </w:r>
      <w:r w:rsidR="00862990">
        <w:t xml:space="preserve"> you can configure bandwidth any many more option you can find here </w:t>
      </w:r>
      <w:sdt>
        <w:sdtPr>
          <w:id w:val="-1169712258"/>
          <w:citation/>
        </w:sdtPr>
        <w:sdtContent>
          <w:r w:rsidR="00862990">
            <w:fldChar w:fldCharType="begin"/>
          </w:r>
          <w:r w:rsidR="00862990">
            <w:instrText xml:space="preserve"> CITATION Tor212 \l 1033 </w:instrText>
          </w:r>
          <w:r w:rsidR="00862990">
            <w:fldChar w:fldCharType="separate"/>
          </w:r>
          <w:r w:rsidR="00862990" w:rsidRPr="00862990">
            <w:rPr>
              <w:noProof/>
            </w:rPr>
            <w:t>[67]</w:t>
          </w:r>
          <w:r w:rsidR="00862990">
            <w:fldChar w:fldCharType="end"/>
          </w:r>
        </w:sdtContent>
      </w:sdt>
    </w:p>
    <w:p w14:paraId="00AFCEA6" w14:textId="25DE4570" w:rsidR="000001FE" w:rsidRDefault="000001FE" w:rsidP="00561CB6">
      <w:pPr>
        <w:pStyle w:val="ListParagraph"/>
        <w:numPr>
          <w:ilvl w:val="0"/>
          <w:numId w:val="28"/>
        </w:numPr>
      </w:pPr>
      <w:proofErr w:type="spellStart"/>
      <w:r>
        <w:t>sudo</w:t>
      </w:r>
      <w:proofErr w:type="spellEnd"/>
      <w:r>
        <w:t xml:space="preserve"> tor or (</w:t>
      </w:r>
      <w:proofErr w:type="spellStart"/>
      <w:r>
        <w:t>systemctl</w:t>
      </w:r>
      <w:proofErr w:type="spellEnd"/>
      <w:r>
        <w:t xml:space="preserve"> enable tor and </w:t>
      </w:r>
      <w:proofErr w:type="spellStart"/>
      <w:r>
        <w:t>systemctl</w:t>
      </w:r>
      <w:proofErr w:type="spellEnd"/>
      <w:r>
        <w:t xml:space="preserve"> start tor)</w:t>
      </w:r>
    </w:p>
    <w:p w14:paraId="5B1A9807" w14:textId="75088556" w:rsidR="00EB6082" w:rsidRDefault="00EB6082" w:rsidP="00561CB6">
      <w:pPr>
        <w:pStyle w:val="ListParagraph"/>
        <w:numPr>
          <w:ilvl w:val="0"/>
          <w:numId w:val="28"/>
        </w:numPr>
      </w:pPr>
      <w:r>
        <w:t>You will appear in public registry in couple of days after building trust level cause of traffic</w:t>
      </w:r>
      <w:r w:rsidR="00835A94">
        <w:t xml:space="preserve"> you can find </w:t>
      </w:r>
      <w:proofErr w:type="spellStart"/>
      <w:r w:rsidR="00835A94">
        <w:t>moer</w:t>
      </w:r>
      <w:proofErr w:type="spellEnd"/>
      <w:r w:rsidR="00835A94">
        <w:t xml:space="preserve"> in this </w:t>
      </w:r>
      <w:r w:rsidR="005B0562">
        <w:fldChar w:fldCharType="begin"/>
      </w:r>
      <w:r w:rsidR="005B0562">
        <w:instrText xml:space="preserve"> REF _Ref89630707 \h </w:instrText>
      </w:r>
      <w:r w:rsidR="005B0562">
        <w:fldChar w:fldCharType="separate"/>
      </w:r>
      <w:r w:rsidR="005B0562">
        <w:t xml:space="preserve">Figure </w:t>
      </w:r>
      <w:r w:rsidR="005B0562">
        <w:rPr>
          <w:noProof/>
        </w:rPr>
        <w:t>15</w:t>
      </w:r>
      <w:r w:rsidR="005B0562">
        <w:fldChar w:fldCharType="end"/>
      </w:r>
      <w:r>
        <w:t>.</w:t>
      </w:r>
    </w:p>
    <w:p w14:paraId="5DC657AB" w14:textId="687B6A3E" w:rsidR="00133403" w:rsidRDefault="00133403" w:rsidP="00561CB6">
      <w:pPr>
        <w:pStyle w:val="ListParagraph"/>
        <w:numPr>
          <w:ilvl w:val="0"/>
          <w:numId w:val="28"/>
        </w:numPr>
      </w:pPr>
      <w:proofErr w:type="spellStart"/>
      <w:r>
        <w:t>Contratz</w:t>
      </w:r>
      <w:proofErr w:type="spellEnd"/>
      <w:r>
        <w:t xml:space="preserve"> you just </w:t>
      </w:r>
      <w:r w:rsidR="00B242E0">
        <w:t>contribute</w:t>
      </w:r>
      <w:r>
        <w:t xml:space="preserve"> </w:t>
      </w:r>
      <w:r w:rsidR="00C95BF4">
        <w:t xml:space="preserve">to </w:t>
      </w:r>
      <w:r>
        <w:t>this amazing project with adding another node relay!</w:t>
      </w:r>
    </w:p>
    <w:p w14:paraId="2642D4BF" w14:textId="77777777" w:rsidR="00862990" w:rsidRDefault="00862990" w:rsidP="00862990">
      <w:pPr>
        <w:keepNext/>
        <w:jc w:val="center"/>
      </w:pPr>
      <w:r w:rsidRPr="00862990">
        <w:drawing>
          <wp:inline distT="0" distB="0" distL="0" distR="0" wp14:anchorId="2E5280F8" wp14:editId="6B69B7DB">
            <wp:extent cx="5943600" cy="4354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4830"/>
                    </a:xfrm>
                    <a:prstGeom prst="rect">
                      <a:avLst/>
                    </a:prstGeom>
                  </pic:spPr>
                </pic:pic>
              </a:graphicData>
            </a:graphic>
          </wp:inline>
        </w:drawing>
      </w:r>
    </w:p>
    <w:p w14:paraId="2359E3C5" w14:textId="026A9426" w:rsidR="00F65EB5" w:rsidRDefault="00862990" w:rsidP="00862990">
      <w:pPr>
        <w:pStyle w:val="Caption"/>
        <w:jc w:val="center"/>
      </w:pPr>
      <w:bookmarkStart w:id="111" w:name="_Ref89629478"/>
      <w:bookmarkStart w:id="112" w:name="_Toc89630669"/>
      <w:r>
        <w:t xml:space="preserve">Figure </w:t>
      </w:r>
      <w:fldSimple w:instr=" SEQ Figure \* ARABIC ">
        <w:r w:rsidR="00835A94">
          <w:rPr>
            <w:noProof/>
          </w:rPr>
          <w:t>14</w:t>
        </w:r>
      </w:fldSimple>
      <w:bookmarkEnd w:id="111"/>
      <w:r>
        <w:t xml:space="preserve"> Tor relay config in </w:t>
      </w:r>
      <w:proofErr w:type="spellStart"/>
      <w:r>
        <w:t>torrc</w:t>
      </w:r>
      <w:bookmarkEnd w:id="112"/>
      <w:proofErr w:type="spellEnd"/>
    </w:p>
    <w:p w14:paraId="42837A17" w14:textId="77777777" w:rsidR="00835A94" w:rsidRDefault="00835A94" w:rsidP="00835A94">
      <w:pPr>
        <w:keepNext/>
        <w:jc w:val="center"/>
      </w:pPr>
      <w:r w:rsidRPr="00835A94">
        <w:lastRenderedPageBreak/>
        <w:drawing>
          <wp:inline distT="0" distB="0" distL="0" distR="0" wp14:anchorId="10F677A0" wp14:editId="3F045EBD">
            <wp:extent cx="5943600" cy="3877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310"/>
                    </a:xfrm>
                    <a:prstGeom prst="rect">
                      <a:avLst/>
                    </a:prstGeom>
                  </pic:spPr>
                </pic:pic>
              </a:graphicData>
            </a:graphic>
          </wp:inline>
        </w:drawing>
      </w:r>
    </w:p>
    <w:p w14:paraId="00FFE5B7" w14:textId="75A2FA35" w:rsidR="00835A94" w:rsidRPr="00835A94" w:rsidRDefault="00835A94" w:rsidP="00835A94">
      <w:pPr>
        <w:pStyle w:val="Caption"/>
        <w:jc w:val="center"/>
      </w:pPr>
      <w:bookmarkStart w:id="113" w:name="_Toc89630670"/>
      <w:bookmarkStart w:id="114" w:name="_Ref89630707"/>
      <w:r>
        <w:t xml:space="preserve">Figure </w:t>
      </w:r>
      <w:fldSimple w:instr=" SEQ Figure \* ARABIC ">
        <w:r>
          <w:rPr>
            <w:noProof/>
          </w:rPr>
          <w:t>15</w:t>
        </w:r>
      </w:fldSimple>
      <w:bookmarkEnd w:id="114"/>
      <w:r>
        <w:t xml:space="preserve"> Tor metrics</w:t>
      </w:r>
      <w:bookmarkEnd w:id="113"/>
    </w:p>
    <w:p w14:paraId="241C867D" w14:textId="4A1E8D87" w:rsidR="00860130" w:rsidRDefault="00970FA1" w:rsidP="00CD3798">
      <w:pPr>
        <w:pStyle w:val="Heading3"/>
      </w:pPr>
      <w:bookmarkStart w:id="115" w:name="_Toc89629757"/>
      <w:r>
        <w:t>Hidden Service</w:t>
      </w:r>
      <w:bookmarkEnd w:id="115"/>
    </w:p>
    <w:p w14:paraId="4377DE4B" w14:textId="41629269" w:rsidR="00BB68C1" w:rsidRDefault="00BB68C1" w:rsidP="007114D7">
      <w:pPr>
        <w:ind w:left="1080"/>
      </w:pPr>
      <w:r>
        <w:t>According to documentation you must first make a directory for the server to live in:</w:t>
      </w:r>
      <w:r w:rsidR="007114D7" w:rsidRPr="007114D7">
        <w:t xml:space="preserve"> </w:t>
      </w:r>
      <w:sdt>
        <w:sdtPr>
          <w:id w:val="-22557260"/>
          <w:citation/>
        </w:sdtPr>
        <w:sdtContent>
          <w:r w:rsidR="007114D7">
            <w:fldChar w:fldCharType="begin"/>
          </w:r>
          <w:r w:rsidR="007114D7">
            <w:instrText xml:space="preserve"> CITATION Tor213 \l 1033 </w:instrText>
          </w:r>
          <w:r w:rsidR="007114D7">
            <w:fldChar w:fldCharType="separate"/>
          </w:r>
          <w:r w:rsidR="00457D0D" w:rsidRPr="00457D0D">
            <w:rPr>
              <w:noProof/>
            </w:rPr>
            <w:t>[71]</w:t>
          </w:r>
          <w:r w:rsidR="007114D7">
            <w:fldChar w:fldCharType="end"/>
          </w:r>
        </w:sdtContent>
      </w:sdt>
    </w:p>
    <w:p w14:paraId="276A75DD" w14:textId="207CADFF" w:rsidR="006B34C8" w:rsidRDefault="006B34C8" w:rsidP="00BB68C1">
      <w:pPr>
        <w:pStyle w:val="ListParagraph"/>
        <w:numPr>
          <w:ilvl w:val="0"/>
          <w:numId w:val="27"/>
        </w:numPr>
      </w:pPr>
      <w:r>
        <w:t xml:space="preserve">Either to Physical machine, virtual machine or cloud solution (e.g., </w:t>
      </w:r>
      <w:proofErr w:type="spellStart"/>
      <w:r>
        <w:t>DigitalOcean</w:t>
      </w:r>
      <w:proofErr w:type="spellEnd"/>
      <w:r>
        <w:t>)</w:t>
      </w:r>
    </w:p>
    <w:p w14:paraId="6A2BD252" w14:textId="07908CBF" w:rsidR="0018348F" w:rsidRDefault="0018348F" w:rsidP="00BB68C1">
      <w:pPr>
        <w:pStyle w:val="ListParagraph"/>
        <w:numPr>
          <w:ilvl w:val="0"/>
          <w:numId w:val="27"/>
        </w:numPr>
      </w:pPr>
      <w:r>
        <w:t>Install Linux ubuntu</w:t>
      </w:r>
      <w:r w:rsidR="00D276CA">
        <w:t xml:space="preserve"> or </w:t>
      </w:r>
      <w:r>
        <w:t>kali linux</w:t>
      </w:r>
      <w:r w:rsidR="00AF3888">
        <w:t xml:space="preserve"> and update it</w:t>
      </w:r>
      <w:r w:rsidR="00A73D8D">
        <w:t xml:space="preserve">, install </w:t>
      </w:r>
      <w:r w:rsidR="00296323">
        <w:t xml:space="preserve">any repos for </w:t>
      </w:r>
      <w:r w:rsidR="00A73D8D">
        <w:t xml:space="preserve">python </w:t>
      </w:r>
      <w:r w:rsidR="00296323">
        <w:t xml:space="preserve">and install python </w:t>
      </w:r>
      <w:r w:rsidR="00A73D8D">
        <w:t>if not already installed.</w:t>
      </w:r>
    </w:p>
    <w:p w14:paraId="4F743F32" w14:textId="009DE082" w:rsidR="00296323" w:rsidRDefault="00296323" w:rsidP="00BB68C1">
      <w:pPr>
        <w:pStyle w:val="ListParagraph"/>
        <w:numPr>
          <w:ilvl w:val="0"/>
          <w:numId w:val="27"/>
        </w:numPr>
      </w:pPr>
      <w:r>
        <w:t>Add repos</w:t>
      </w:r>
      <w:r w:rsidR="007D16A8">
        <w:t xml:space="preserve"> if can’t find Tor</w:t>
      </w:r>
      <w:r>
        <w:t xml:space="preserve"> </w:t>
      </w:r>
      <w:r w:rsidR="007D16A8">
        <w:t xml:space="preserve">in </w:t>
      </w:r>
      <w:proofErr w:type="spellStart"/>
      <w:r w:rsidR="007D16A8">
        <w:t>sudo</w:t>
      </w:r>
      <w:proofErr w:type="spellEnd"/>
      <w:r w:rsidR="007D16A8">
        <w:t xml:space="preserve"> apt install</w:t>
      </w:r>
    </w:p>
    <w:p w14:paraId="22A7CADC" w14:textId="1C170E03" w:rsidR="00BB68C1" w:rsidRDefault="00BB68C1" w:rsidP="00BB68C1">
      <w:pPr>
        <w:pStyle w:val="ListParagraph"/>
        <w:numPr>
          <w:ilvl w:val="0"/>
          <w:numId w:val="27"/>
        </w:numPr>
      </w:pPr>
      <w:proofErr w:type="spellStart"/>
      <w:r>
        <w:t>mkdir</w:t>
      </w:r>
      <w:proofErr w:type="spellEnd"/>
      <w:r>
        <w:t xml:space="preserve"> </w:t>
      </w:r>
      <w:proofErr w:type="spellStart"/>
      <w:r>
        <w:t>tor_service</w:t>
      </w:r>
      <w:proofErr w:type="spellEnd"/>
      <w:r w:rsidR="000A7E6C">
        <w:t xml:space="preserve"> (anywhere)</w:t>
      </w:r>
    </w:p>
    <w:p w14:paraId="3B114EA4" w14:textId="5B541F05" w:rsidR="00BB68C1" w:rsidRDefault="00BB68C1" w:rsidP="00BB68C1">
      <w:pPr>
        <w:pStyle w:val="ListParagraph"/>
        <w:numPr>
          <w:ilvl w:val="0"/>
          <w:numId w:val="27"/>
        </w:numPr>
      </w:pPr>
      <w:r>
        <w:t xml:space="preserve">cd </w:t>
      </w:r>
      <w:proofErr w:type="spellStart"/>
      <w:r>
        <w:t>tor_service</w:t>
      </w:r>
      <w:proofErr w:type="spellEnd"/>
    </w:p>
    <w:p w14:paraId="4536F695" w14:textId="3FC0DE7A" w:rsidR="00BB68C1" w:rsidRDefault="00BB68C1" w:rsidP="00BB68C1">
      <w:pPr>
        <w:pStyle w:val="ListParagraph"/>
        <w:numPr>
          <w:ilvl w:val="0"/>
          <w:numId w:val="27"/>
        </w:numPr>
      </w:pPr>
      <w:r>
        <w:t xml:space="preserve">python3-m </w:t>
      </w:r>
      <w:proofErr w:type="spellStart"/>
      <w:proofErr w:type="gramStart"/>
      <w:r>
        <w:t>http.server</w:t>
      </w:r>
      <w:proofErr w:type="spellEnd"/>
      <w:proofErr w:type="gramEnd"/>
      <w:r>
        <w:t xml:space="preserve"> –bind 127.0.0.1 8080</w:t>
      </w:r>
    </w:p>
    <w:p w14:paraId="434B45FD" w14:textId="021A8855" w:rsidR="00BB68C1" w:rsidRDefault="00BB68C1" w:rsidP="00BB68C1">
      <w:pPr>
        <w:pStyle w:val="ListParagraph"/>
        <w:numPr>
          <w:ilvl w:val="1"/>
          <w:numId w:val="27"/>
        </w:numPr>
      </w:pPr>
      <w:r>
        <w:t>This IP is recommended by Tor in order to avoid get discovered by some services</w:t>
      </w:r>
    </w:p>
    <w:p w14:paraId="4EECDF53" w14:textId="113B8480" w:rsidR="00BB68C1" w:rsidRDefault="00565309" w:rsidP="00BB68C1">
      <w:pPr>
        <w:pStyle w:val="ListParagraph"/>
        <w:numPr>
          <w:ilvl w:val="0"/>
          <w:numId w:val="27"/>
        </w:numPr>
      </w:pPr>
      <w:r>
        <w:t>touch index.html</w:t>
      </w:r>
    </w:p>
    <w:p w14:paraId="471C31EF" w14:textId="501DB06B" w:rsidR="00565309" w:rsidRDefault="00565309" w:rsidP="00BB68C1">
      <w:pPr>
        <w:pStyle w:val="ListParagraph"/>
        <w:numPr>
          <w:ilvl w:val="0"/>
          <w:numId w:val="27"/>
        </w:numPr>
      </w:pPr>
      <w:r>
        <w:t>nano index.html</w:t>
      </w:r>
    </w:p>
    <w:p w14:paraId="1E05D6AF" w14:textId="39DF413A" w:rsidR="00565309" w:rsidRDefault="00565309" w:rsidP="00BB68C1">
      <w:pPr>
        <w:pStyle w:val="ListParagraph"/>
        <w:numPr>
          <w:ilvl w:val="0"/>
          <w:numId w:val="27"/>
        </w:numPr>
      </w:pPr>
      <w:r>
        <w:t>&lt;html&gt;&lt;body&gt; Test Tor Hidden Service App&lt;/body&gt;&lt;/html&gt;</w:t>
      </w:r>
    </w:p>
    <w:p w14:paraId="44D62C1B" w14:textId="3F804DF6" w:rsidR="00565309" w:rsidRDefault="00565309" w:rsidP="00BB68C1">
      <w:pPr>
        <w:pStyle w:val="ListParagraph"/>
        <w:numPr>
          <w:ilvl w:val="0"/>
          <w:numId w:val="27"/>
        </w:numPr>
      </w:pPr>
      <w:r>
        <w:t>Save it</w:t>
      </w:r>
    </w:p>
    <w:p w14:paraId="1AC7EA8F" w14:textId="4AB2EA62" w:rsidR="00565309" w:rsidRDefault="00565309" w:rsidP="00BB68C1">
      <w:pPr>
        <w:pStyle w:val="ListParagraph"/>
        <w:numPr>
          <w:ilvl w:val="0"/>
          <w:numId w:val="27"/>
        </w:numPr>
      </w:pPr>
      <w:r>
        <w:t xml:space="preserve">Open a Web Browser and type </w:t>
      </w:r>
      <w:proofErr w:type="spellStart"/>
      <w:r>
        <w:t>url</w:t>
      </w:r>
      <w:proofErr w:type="spellEnd"/>
      <w:r>
        <w:t xml:space="preserve"> to port “localhost:8080”. The Web page runs on Python in local machine now we want to host it in Tor</w:t>
      </w:r>
    </w:p>
    <w:p w14:paraId="77DE2739" w14:textId="6AFF7827" w:rsidR="00565309" w:rsidRDefault="00565309" w:rsidP="00BB68C1">
      <w:pPr>
        <w:pStyle w:val="ListParagraph"/>
        <w:numPr>
          <w:ilvl w:val="0"/>
          <w:numId w:val="27"/>
        </w:numPr>
      </w:pPr>
      <w:r>
        <w:t>Install Tor and Tor Browser</w:t>
      </w:r>
    </w:p>
    <w:p w14:paraId="65B1577E" w14:textId="3AEB1E1B" w:rsidR="00565309" w:rsidRDefault="00565309" w:rsidP="00BB68C1">
      <w:pPr>
        <w:pStyle w:val="ListParagraph"/>
        <w:numPr>
          <w:ilvl w:val="0"/>
          <w:numId w:val="27"/>
        </w:numPr>
      </w:pPr>
      <w:proofErr w:type="spellStart"/>
      <w:r>
        <w:t>sudo</w:t>
      </w:r>
      <w:proofErr w:type="spellEnd"/>
      <w:r>
        <w:t xml:space="preserve"> apt update</w:t>
      </w:r>
    </w:p>
    <w:p w14:paraId="68EEC0B5" w14:textId="05269633" w:rsidR="00565309" w:rsidRDefault="00565309" w:rsidP="00BB68C1">
      <w:pPr>
        <w:pStyle w:val="ListParagraph"/>
        <w:numPr>
          <w:ilvl w:val="0"/>
          <w:numId w:val="27"/>
        </w:numPr>
      </w:pPr>
      <w:proofErr w:type="spellStart"/>
      <w:r>
        <w:t>sudo</w:t>
      </w:r>
      <w:proofErr w:type="spellEnd"/>
      <w:r>
        <w:t xml:space="preserve"> apt install -y tor </w:t>
      </w:r>
      <w:proofErr w:type="spellStart"/>
      <w:r>
        <w:t>torbrowser</w:t>
      </w:r>
      <w:proofErr w:type="spellEnd"/>
      <w:r>
        <w:t>-launcher</w:t>
      </w:r>
    </w:p>
    <w:p w14:paraId="345CE836" w14:textId="60707142" w:rsidR="00565309" w:rsidRDefault="00565309" w:rsidP="00BB68C1">
      <w:pPr>
        <w:pStyle w:val="ListParagraph"/>
        <w:numPr>
          <w:ilvl w:val="0"/>
          <w:numId w:val="27"/>
        </w:numPr>
      </w:pPr>
      <w:proofErr w:type="spellStart"/>
      <w:r>
        <w:lastRenderedPageBreak/>
        <w:t>whereis</w:t>
      </w:r>
      <w:proofErr w:type="spellEnd"/>
      <w:r>
        <w:t xml:space="preserve"> tor</w:t>
      </w:r>
    </w:p>
    <w:p w14:paraId="54B5E2CB" w14:textId="4332DAC1" w:rsidR="00565309" w:rsidRDefault="00565309" w:rsidP="00BB68C1">
      <w:pPr>
        <w:pStyle w:val="ListParagraph"/>
        <w:numPr>
          <w:ilvl w:val="0"/>
          <w:numId w:val="27"/>
        </w:numPr>
      </w:pPr>
      <w:r>
        <w:t>cd /</w:t>
      </w:r>
      <w:proofErr w:type="spellStart"/>
      <w:r>
        <w:t>etc</w:t>
      </w:r>
      <w:proofErr w:type="spellEnd"/>
      <w:r>
        <w:t>/tor</w:t>
      </w:r>
    </w:p>
    <w:p w14:paraId="10FEF1E3" w14:textId="0A5FBA19" w:rsidR="00565309" w:rsidRDefault="00565309" w:rsidP="00BB68C1">
      <w:pPr>
        <w:pStyle w:val="ListParagraph"/>
        <w:numPr>
          <w:ilvl w:val="0"/>
          <w:numId w:val="27"/>
        </w:numPr>
      </w:pPr>
      <w:proofErr w:type="spellStart"/>
      <w:r>
        <w:t>sudo</w:t>
      </w:r>
      <w:proofErr w:type="spellEnd"/>
      <w:r>
        <w:t xml:space="preserve"> nano </w:t>
      </w:r>
      <w:proofErr w:type="spellStart"/>
      <w:r>
        <w:t>torrc</w:t>
      </w:r>
      <w:proofErr w:type="spellEnd"/>
    </w:p>
    <w:p w14:paraId="1572F892" w14:textId="29C86D53" w:rsidR="003540AE" w:rsidRDefault="003540AE" w:rsidP="00BB68C1">
      <w:pPr>
        <w:pStyle w:val="ListParagraph"/>
        <w:numPr>
          <w:ilvl w:val="0"/>
          <w:numId w:val="27"/>
        </w:numPr>
      </w:pPr>
      <w:r>
        <w:t xml:space="preserve">uncommented the following lines (remove the # in both of them and add 8080 as port) as depicted in </w:t>
      </w:r>
      <w:r w:rsidR="00835A94">
        <w:fldChar w:fldCharType="begin"/>
      </w:r>
      <w:r w:rsidR="00835A94">
        <w:instrText xml:space="preserve"> REF _Ref89625539 \h </w:instrText>
      </w:r>
      <w:r w:rsidR="00835A94">
        <w:fldChar w:fldCharType="separate"/>
      </w:r>
      <w:r w:rsidR="00835A94">
        <w:t xml:space="preserve">Figure </w:t>
      </w:r>
      <w:r w:rsidR="00835A94">
        <w:rPr>
          <w:noProof/>
        </w:rPr>
        <w:t>16</w:t>
      </w:r>
      <w:r w:rsidR="00835A94">
        <w:fldChar w:fldCharType="end"/>
      </w:r>
    </w:p>
    <w:p w14:paraId="0E730307" w14:textId="467118CA" w:rsidR="003540AE" w:rsidRDefault="003540AE" w:rsidP="00BB68C1">
      <w:pPr>
        <w:pStyle w:val="ListParagraph"/>
        <w:numPr>
          <w:ilvl w:val="0"/>
          <w:numId w:val="27"/>
        </w:numPr>
      </w:pPr>
      <w:r>
        <w:t>save it</w:t>
      </w:r>
    </w:p>
    <w:p w14:paraId="755A4C7F" w14:textId="7BD0EA66" w:rsidR="003540AE" w:rsidRDefault="003540AE" w:rsidP="00BB68C1">
      <w:pPr>
        <w:pStyle w:val="ListParagraph"/>
        <w:numPr>
          <w:ilvl w:val="0"/>
          <w:numId w:val="27"/>
        </w:numPr>
      </w:pPr>
      <w:proofErr w:type="spellStart"/>
      <w:r>
        <w:t>sudo</w:t>
      </w:r>
      <w:proofErr w:type="spellEnd"/>
      <w:r>
        <w:t xml:space="preserve"> tor</w:t>
      </w:r>
    </w:p>
    <w:p w14:paraId="18BD5646" w14:textId="61B5D2D1" w:rsidR="003540AE" w:rsidRDefault="003540AE" w:rsidP="00BB68C1">
      <w:pPr>
        <w:pStyle w:val="ListParagraph"/>
        <w:numPr>
          <w:ilvl w:val="0"/>
          <w:numId w:val="27"/>
        </w:numPr>
      </w:pPr>
      <w:r>
        <w:t xml:space="preserve">The hidden service is running </w:t>
      </w:r>
      <w:r w:rsidR="001A564D">
        <w:t xml:space="preserve">in order to see it in Tor browser you need the </w:t>
      </w:r>
      <w:proofErr w:type="gramStart"/>
      <w:r w:rsidR="001A564D">
        <w:t>“.onion</w:t>
      </w:r>
      <w:proofErr w:type="gramEnd"/>
      <w:r w:rsidR="001A564D">
        <w:t>” address you can get it in cd /var/lib/tor/</w:t>
      </w:r>
      <w:proofErr w:type="spellStart"/>
      <w:r w:rsidR="001A564D">
        <w:t>hidden_service</w:t>
      </w:r>
      <w:proofErr w:type="spellEnd"/>
      <w:r w:rsidR="001A564D">
        <w:t xml:space="preserve"> as a </w:t>
      </w:r>
      <w:proofErr w:type="spellStart"/>
      <w:r w:rsidR="001A564D">
        <w:t>sudo</w:t>
      </w:r>
      <w:proofErr w:type="spellEnd"/>
      <w:r w:rsidR="001A564D">
        <w:t xml:space="preserve"> </w:t>
      </w:r>
      <w:proofErr w:type="spellStart"/>
      <w:r w:rsidR="001A564D">
        <w:t>su</w:t>
      </w:r>
      <w:proofErr w:type="spellEnd"/>
      <w:r w:rsidR="001A564D">
        <w:t xml:space="preserve"> user before go there as depicted in</w:t>
      </w:r>
      <w:r w:rsidR="00835A94">
        <w:t xml:space="preserve"> </w:t>
      </w:r>
      <w:r w:rsidR="00835A94">
        <w:fldChar w:fldCharType="begin"/>
      </w:r>
      <w:r w:rsidR="00835A94">
        <w:instrText xml:space="preserve"> REF _Ref89625850 \h </w:instrText>
      </w:r>
      <w:r w:rsidR="00835A94">
        <w:fldChar w:fldCharType="separate"/>
      </w:r>
      <w:r w:rsidR="00835A94">
        <w:t xml:space="preserve">Figure </w:t>
      </w:r>
      <w:r w:rsidR="00835A94">
        <w:rPr>
          <w:noProof/>
        </w:rPr>
        <w:t>17</w:t>
      </w:r>
      <w:r w:rsidR="00835A94">
        <w:fldChar w:fldCharType="end"/>
      </w:r>
      <w:r w:rsidR="001A564D">
        <w:t>.</w:t>
      </w:r>
    </w:p>
    <w:p w14:paraId="5C255CCA" w14:textId="2AB7CC42" w:rsidR="006501A1" w:rsidRDefault="001A564D" w:rsidP="00F52709">
      <w:pPr>
        <w:pStyle w:val="ListParagraph"/>
        <w:numPr>
          <w:ilvl w:val="0"/>
          <w:numId w:val="27"/>
        </w:numPr>
      </w:pPr>
      <w:r>
        <w:t xml:space="preserve">Copy the address paste it inside Tor Browser and voila the Python web server is hosted inside Tor Network as Hidden service and everybody with this address from now on can access your Hidden </w:t>
      </w:r>
      <w:r w:rsidR="007114D7">
        <w:t>Service!</w:t>
      </w:r>
    </w:p>
    <w:p w14:paraId="6823BF97" w14:textId="4B13AC02" w:rsidR="006501A1" w:rsidRDefault="006501A1" w:rsidP="006501A1">
      <w:pPr>
        <w:ind w:left="1440"/>
      </w:pPr>
      <w:r>
        <w:t xml:space="preserve">Is recommended to have your own dedicated server like </w:t>
      </w:r>
      <w:proofErr w:type="spellStart"/>
      <w:r>
        <w:t>apache</w:t>
      </w:r>
      <w:proofErr w:type="spellEnd"/>
      <w:r>
        <w:t>, tomcat or any other HTTP software because you are going to run long-term and getting a lot of traffic probably so python server may be not suitable for the job.</w:t>
      </w:r>
    </w:p>
    <w:p w14:paraId="4CBAB66C" w14:textId="14998401" w:rsidR="006501A1" w:rsidRDefault="006501A1" w:rsidP="006501A1">
      <w:pPr>
        <w:ind w:left="1440"/>
      </w:pPr>
      <w:r>
        <w:t>Nothing is 100% safe so be warned.</w:t>
      </w:r>
    </w:p>
    <w:p w14:paraId="083E4E41" w14:textId="77777777" w:rsidR="003540AE" w:rsidRDefault="003540AE" w:rsidP="003540AE">
      <w:pPr>
        <w:keepNext/>
        <w:jc w:val="center"/>
      </w:pPr>
      <w:r w:rsidRPr="003540AE">
        <w:drawing>
          <wp:inline distT="0" distB="0" distL="0" distR="0" wp14:anchorId="3BF41A98" wp14:editId="0EBA1BD2">
            <wp:extent cx="5943600" cy="4366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66895"/>
                    </a:xfrm>
                    <a:prstGeom prst="rect">
                      <a:avLst/>
                    </a:prstGeom>
                  </pic:spPr>
                </pic:pic>
              </a:graphicData>
            </a:graphic>
          </wp:inline>
        </w:drawing>
      </w:r>
    </w:p>
    <w:p w14:paraId="226B57AE" w14:textId="01E6C67C" w:rsidR="003540AE" w:rsidRDefault="003540AE" w:rsidP="003540AE">
      <w:pPr>
        <w:pStyle w:val="Caption"/>
        <w:jc w:val="center"/>
      </w:pPr>
      <w:bookmarkStart w:id="116" w:name="_Ref89625539"/>
      <w:bookmarkStart w:id="117" w:name="_Toc89630671"/>
      <w:r>
        <w:t xml:space="preserve">Figure </w:t>
      </w:r>
      <w:fldSimple w:instr=" SEQ Figure \* ARABIC ">
        <w:r w:rsidR="00835A94">
          <w:rPr>
            <w:noProof/>
          </w:rPr>
          <w:t>16</w:t>
        </w:r>
      </w:fldSimple>
      <w:bookmarkEnd w:id="116"/>
      <w:r>
        <w:t xml:space="preserve"> </w:t>
      </w:r>
      <w:proofErr w:type="spellStart"/>
      <w:r>
        <w:t>torrc</w:t>
      </w:r>
      <w:proofErr w:type="spellEnd"/>
      <w:r>
        <w:t xml:space="preserve"> for hidden services</w:t>
      </w:r>
      <w:bookmarkEnd w:id="117"/>
    </w:p>
    <w:p w14:paraId="1F61B8A3" w14:textId="77777777" w:rsidR="001A564D" w:rsidRDefault="001A564D" w:rsidP="001A564D">
      <w:pPr>
        <w:keepNext/>
        <w:jc w:val="center"/>
      </w:pPr>
      <w:r w:rsidRPr="001A564D">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5260"/>
                    </a:xfrm>
                    <a:prstGeom prst="rect">
                      <a:avLst/>
                    </a:prstGeom>
                  </pic:spPr>
                </pic:pic>
              </a:graphicData>
            </a:graphic>
          </wp:inline>
        </w:drawing>
      </w:r>
    </w:p>
    <w:p w14:paraId="5A4C592F" w14:textId="0BF53489" w:rsidR="001A564D" w:rsidRPr="001A564D" w:rsidRDefault="001A564D" w:rsidP="001A564D">
      <w:pPr>
        <w:pStyle w:val="Caption"/>
        <w:jc w:val="center"/>
      </w:pPr>
      <w:bookmarkStart w:id="118" w:name="_Ref89625850"/>
      <w:bookmarkStart w:id="119" w:name="_Toc89630672"/>
      <w:r>
        <w:t xml:space="preserve">Figure </w:t>
      </w:r>
      <w:fldSimple w:instr=" SEQ Figure \* ARABIC ">
        <w:r w:rsidR="00835A94">
          <w:rPr>
            <w:noProof/>
          </w:rPr>
          <w:t>17</w:t>
        </w:r>
      </w:fldSimple>
      <w:bookmarkEnd w:id="118"/>
      <w:r>
        <w:t xml:space="preserve"> Find </w:t>
      </w:r>
      <w:proofErr w:type="gramStart"/>
      <w:r>
        <w:t>your .onion</w:t>
      </w:r>
      <w:proofErr w:type="gramEnd"/>
      <w:r>
        <w:t xml:space="preserve"> address</w:t>
      </w:r>
      <w:bookmarkEnd w:id="119"/>
    </w:p>
    <w:p w14:paraId="093416D5" w14:textId="77777777" w:rsidR="000576EF" w:rsidRPr="000576EF" w:rsidRDefault="000576EF" w:rsidP="000576EF"/>
    <w:bookmarkStart w:id="120" w:name="_Toc89629758" w:displacedByCustomXml="next"/>
    <w:bookmarkStart w:id="121"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121"/>
          <w:bookmarkEnd w:id="120"/>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122" w:name="_Toc89480430"/>
      <w:bookmarkStart w:id="123" w:name="_Toc89629759"/>
      <w:r>
        <w:t>Appendix</w:t>
      </w:r>
      <w:bookmarkEnd w:id="122"/>
      <w:bookmarkEnd w:id="123"/>
    </w:p>
    <w:p w14:paraId="469EECE7" w14:textId="77777777" w:rsidR="002328D5" w:rsidRPr="00E464C0" w:rsidRDefault="002328D5" w:rsidP="00F74C2E">
      <w:pPr>
        <w:pStyle w:val="Heading2"/>
        <w:numPr>
          <w:ilvl w:val="0"/>
          <w:numId w:val="0"/>
        </w:numPr>
      </w:pPr>
      <w:bookmarkStart w:id="124" w:name="_Toc88140652"/>
      <w:bookmarkStart w:id="125" w:name="_Toc89480431"/>
      <w:bookmarkStart w:id="126" w:name="_Toc89629760"/>
      <w:r w:rsidRPr="00E464C0">
        <w:t>Glossary</w:t>
      </w:r>
      <w:bookmarkEnd w:id="124"/>
      <w:bookmarkEnd w:id="125"/>
      <w:bookmarkEnd w:id="12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1840" w14:paraId="35CA4E2F" w14:textId="77777777" w:rsidTr="00BD3CE7">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151840" w14:paraId="51D9EA35" w14:textId="77777777" w:rsidTr="00BD3CE7">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151840" w14:paraId="0B21F7A4" w14:textId="77777777" w:rsidTr="00BD3CE7">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151840" w14:paraId="248D57C4" w14:textId="77777777" w:rsidTr="00BD3CE7">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151840" w14:paraId="0428B4B0" w14:textId="77777777" w:rsidTr="00BD3CE7">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151840" w14:paraId="23C13C1E" w14:textId="77777777" w:rsidTr="00BD3CE7">
        <w:tc>
          <w:tcPr>
            <w:tcW w:w="4675" w:type="dxa"/>
          </w:tcPr>
          <w:p w14:paraId="3F9C5038" w14:textId="293479EC" w:rsidR="00870E82" w:rsidRDefault="0031732C"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151840" w14:paraId="46518E0E" w14:textId="77777777" w:rsidTr="00BD3CE7">
        <w:tc>
          <w:tcPr>
            <w:tcW w:w="4675" w:type="dxa"/>
          </w:tcPr>
          <w:p w14:paraId="51E51404" w14:textId="2A15DAEA" w:rsidR="008078C4" w:rsidRDefault="008078C4" w:rsidP="00067E6A">
            <w:r>
              <w:lastRenderedPageBreak/>
              <w:t>Socket Secure (SOCKS/Proxy)</w:t>
            </w:r>
          </w:p>
        </w:tc>
        <w:tc>
          <w:tcPr>
            <w:tcW w:w="4675" w:type="dxa"/>
          </w:tcPr>
          <w:p w14:paraId="5C3DB4E5" w14:textId="2C17679D" w:rsidR="008078C4" w:rsidRDefault="008078C4" w:rsidP="00067E6A">
            <w:r w:rsidRPr="008078C4">
              <w:t xml:space="preserve">is a technology created in the early 1990s that uses proxy servers to relay traffic between networks or </w:t>
            </w:r>
            <w:r w:rsidR="0094301C" w:rsidRPr="008078C4">
              <w:t>systems</w:t>
            </w:r>
            <w:r w:rsidR="00120AF9">
              <w:t xml:space="preserve"> (e.g., you configure for sending and receiving traffic in a pc a proxy </w:t>
            </w:r>
            <w:proofErr w:type="spellStart"/>
            <w:proofErr w:type="gramStart"/>
            <w:r w:rsidR="00120AF9">
              <w:t>IP:Port</w:t>
            </w:r>
            <w:proofErr w:type="spellEnd"/>
            <w:proofErr w:type="gramEnd"/>
            <w:r w:rsidR="00120AF9">
              <w:t xml:space="preserve"> + credentials if any</w:t>
            </w:r>
            <w:r w:rsidR="003A371C">
              <w:t xml:space="preserve"> this can apply to Application level meaning specific application requires proxy in order to communicate or Operating System level that you configure a proxy/socks and your traffic is going through the proxy as relay instead of sending it from your pc directly to Target Service</w:t>
            </w:r>
            <w:r w:rsidR="00120AF9">
              <w:t>)</w:t>
            </w:r>
          </w:p>
        </w:tc>
      </w:tr>
      <w:tr w:rsidR="00151840" w14:paraId="6EEE2D90" w14:textId="77777777" w:rsidTr="00BD3CE7">
        <w:tc>
          <w:tcPr>
            <w:tcW w:w="4675" w:type="dxa"/>
          </w:tcPr>
          <w:p w14:paraId="27AC805E" w14:textId="2A946877" w:rsidR="00D50433" w:rsidRDefault="00D50433" w:rsidP="00067E6A">
            <w:r>
              <w:t>TUN/TAP</w:t>
            </w:r>
          </w:p>
        </w:tc>
        <w:tc>
          <w:tcPr>
            <w:tcW w:w="4675" w:type="dxa"/>
          </w:tcPr>
          <w:p w14:paraId="1FC54B80" w14:textId="76869B4F" w:rsidR="00D50433" w:rsidRDefault="002D0ADB" w:rsidP="00067E6A">
            <w:r>
              <w:t xml:space="preserve">Kernel </w:t>
            </w:r>
            <w:r w:rsidR="00C64999">
              <w:t>Drivers/</w:t>
            </w:r>
            <w:r w:rsidR="00D50433">
              <w:t>Virtual network adapters</w:t>
            </w:r>
            <w:r w:rsidR="006C4A81">
              <w:t>/interfaces that simulates physical connections e.g., ethernet</w:t>
            </w:r>
            <w:r w:rsidR="00D50433">
              <w:t xml:space="preserve"> </w:t>
            </w:r>
            <w:r w:rsidR="006C4A81">
              <w:t xml:space="preserve">for data transferring, that they are in user space application created virtually and providing </w:t>
            </w:r>
            <w:r w:rsidR="00757173">
              <w:t xml:space="preserve">packet </w:t>
            </w:r>
            <w:r w:rsidR="006C4A81">
              <w:t>reception and transmission. VPN software clients can interact with those as P2P or ethernet devices in order to pass or get traffic from user space program (VPN client) in the physical network to forward.</w:t>
            </w:r>
            <w:r w:rsidR="00D50433">
              <w:t xml:space="preserve"> L3/L2 used by VPN.</w:t>
            </w:r>
          </w:p>
        </w:tc>
      </w:tr>
      <w:tr w:rsidR="00151840" w14:paraId="6CFBA4DE" w14:textId="77777777" w:rsidTr="00BD3CE7">
        <w:tc>
          <w:tcPr>
            <w:tcW w:w="4675" w:type="dxa"/>
          </w:tcPr>
          <w:p w14:paraId="531CAB5D" w14:textId="676C6F08" w:rsidR="00435DE7" w:rsidRDefault="00435DE7" w:rsidP="00067E6A">
            <w:r>
              <w:t>Peer-to-peer</w:t>
            </w:r>
          </w:p>
        </w:tc>
        <w:tc>
          <w:tcPr>
            <w:tcW w:w="4675" w:type="dxa"/>
          </w:tcPr>
          <w:p w14:paraId="0DE6DEBD" w14:textId="7446DF20" w:rsidR="00435DE7" w:rsidRDefault="00435DE7" w:rsidP="00067E6A">
            <w:r>
              <w:t>A mesh network with any node connected with one another.</w:t>
            </w:r>
          </w:p>
        </w:tc>
      </w:tr>
      <w:tr w:rsidR="00151840" w14:paraId="43C58B2C" w14:textId="77777777" w:rsidTr="00BD3CE7">
        <w:tc>
          <w:tcPr>
            <w:tcW w:w="4675" w:type="dxa"/>
          </w:tcPr>
          <w:p w14:paraId="410DD46E" w14:textId="1A3E6109" w:rsidR="00CF18C2" w:rsidRDefault="006A5514" w:rsidP="00067E6A">
            <w:r>
              <w:t>Transparency</w:t>
            </w:r>
          </w:p>
        </w:tc>
        <w:tc>
          <w:tcPr>
            <w:tcW w:w="4675" w:type="dxa"/>
          </w:tcPr>
          <w:p w14:paraId="4A9B52D5" w14:textId="27C0DCB1" w:rsidR="00CF18C2" w:rsidRDefault="006A5514" w:rsidP="00067E6A">
            <w:r>
              <w:t>Not Clear what’s happening in background.</w:t>
            </w:r>
          </w:p>
        </w:tc>
      </w:tr>
      <w:tr w:rsidR="00263CD7" w14:paraId="3A6C4476" w14:textId="77777777" w:rsidTr="00BD3CE7">
        <w:tc>
          <w:tcPr>
            <w:tcW w:w="4675" w:type="dxa"/>
          </w:tcPr>
          <w:p w14:paraId="35CBF792" w14:textId="4939C006" w:rsidR="00263CD7" w:rsidRDefault="00263CD7" w:rsidP="00067E6A">
            <w:r>
              <w:t>Internet</w:t>
            </w:r>
          </w:p>
        </w:tc>
        <w:tc>
          <w:tcPr>
            <w:tcW w:w="4675" w:type="dxa"/>
          </w:tcPr>
          <w:p w14:paraId="6CE57953" w14:textId="12DF78C9" w:rsidR="00263CD7" w:rsidRDefault="00263CD7" w:rsidP="00067E6A">
            <w:r>
              <w:t>Connecting computers together around the globe forming a graph/network.</w:t>
            </w:r>
          </w:p>
        </w:tc>
      </w:tr>
      <w:tr w:rsidR="008D2E1B" w14:paraId="6A6C220B" w14:textId="77777777" w:rsidTr="00BD3CE7">
        <w:tc>
          <w:tcPr>
            <w:tcW w:w="4675" w:type="dxa"/>
          </w:tcPr>
          <w:p w14:paraId="04E8FCD2" w14:textId="07D1F4DE" w:rsidR="008D2E1B" w:rsidRDefault="008D2E1B" w:rsidP="00067E6A">
            <w:r>
              <w:t>Web</w:t>
            </w:r>
          </w:p>
        </w:tc>
        <w:tc>
          <w:tcPr>
            <w:tcW w:w="4675" w:type="dxa"/>
          </w:tcPr>
          <w:p w14:paraId="7937BD75" w14:textId="60A4C828" w:rsidR="008D2E1B" w:rsidRDefault="008D2E1B" w:rsidP="00067E6A">
            <w:r>
              <w:t xml:space="preserve">Software </w:t>
            </w:r>
            <w:r w:rsidR="005E0EFF">
              <w:t>layer</w:t>
            </w:r>
            <w:r w:rsidR="00BF2FDD">
              <w:t xml:space="preserve"> (A type of software)</w:t>
            </w:r>
            <w:r w:rsidR="005E0EFF">
              <w:t xml:space="preserve"> </w:t>
            </w:r>
            <w:r>
              <w:t>that runs on the physical internet</w:t>
            </w:r>
            <w:r w:rsidR="005E0EFF">
              <w:t xml:space="preserve"> in order to share information</w:t>
            </w:r>
            <w:r w:rsidR="001031E3">
              <w:t>. Other types of software are Email exchange, FTP</w:t>
            </w:r>
          </w:p>
        </w:tc>
      </w:tr>
      <w:tr w:rsidR="00BF27A6" w14:paraId="65C06A57" w14:textId="77777777" w:rsidTr="00BD3CE7">
        <w:tc>
          <w:tcPr>
            <w:tcW w:w="4675" w:type="dxa"/>
          </w:tcPr>
          <w:p w14:paraId="111DCF4B" w14:textId="6A69FC88" w:rsidR="00BF27A6" w:rsidRDefault="00BF27A6" w:rsidP="00067E6A">
            <w:r>
              <w:t>Deep web</w:t>
            </w:r>
          </w:p>
        </w:tc>
        <w:tc>
          <w:tcPr>
            <w:tcW w:w="4675" w:type="dxa"/>
          </w:tcPr>
          <w:p w14:paraId="3FA6315C" w14:textId="4DE99468" w:rsidR="00BF27A6" w:rsidRDefault="00BF27A6" w:rsidP="00067E6A">
            <w:r>
              <w:t>Content behind passwords that has not been indexed by a search engine (e.g., a private Facebook profile).</w:t>
            </w:r>
            <w:r w:rsidR="0081331D">
              <w:t xml:space="preserve"> Is the </w:t>
            </w:r>
            <w:r w:rsidR="006149E8">
              <w:t xml:space="preserve">normal </w:t>
            </w:r>
            <w:r w:rsidR="0081331D">
              <w:t>Web</w:t>
            </w:r>
            <w:r w:rsidR="006149E8">
              <w:t xml:space="preserve"> part</w:t>
            </w:r>
            <w:r w:rsidR="0081331D">
              <w:t xml:space="preserve"> without </w:t>
            </w:r>
            <w:proofErr w:type="gramStart"/>
            <w:r w:rsidR="0081331D">
              <w:t>index</w:t>
            </w:r>
            <w:r w:rsidR="007756EB">
              <w:t>.</w:t>
            </w:r>
            <w:proofErr w:type="gramEnd"/>
          </w:p>
        </w:tc>
      </w:tr>
      <w:tr w:rsidR="00BF27A6" w14:paraId="6BF47BE7" w14:textId="77777777" w:rsidTr="00BD3CE7">
        <w:tc>
          <w:tcPr>
            <w:tcW w:w="4675" w:type="dxa"/>
          </w:tcPr>
          <w:p w14:paraId="0DD1FE20" w14:textId="4248BC93" w:rsidR="00BF27A6" w:rsidRDefault="00BF27A6" w:rsidP="00067E6A">
            <w:r>
              <w:t>Dark web</w:t>
            </w:r>
          </w:p>
        </w:tc>
        <w:tc>
          <w:tcPr>
            <w:tcW w:w="4675" w:type="dxa"/>
          </w:tcPr>
          <w:p w14:paraId="4C0EB9A3" w14:textId="0C0F46E6" w:rsidR="00BF27A6" w:rsidRDefault="00BF27A6" w:rsidP="00067E6A">
            <w:r>
              <w:t xml:space="preserve">A </w:t>
            </w:r>
            <w:r w:rsidR="00CD2965">
              <w:t xml:space="preserve">copy of the </w:t>
            </w:r>
            <w:r>
              <w:t>Web but with a different language built-in</w:t>
            </w:r>
            <w:r w:rsidR="00DE0BF9">
              <w:t xml:space="preserve"> to do the same things as web</w:t>
            </w:r>
            <w:r w:rsidR="001E6D4E">
              <w:t xml:space="preserve"> hence you need proper browser to know how to talk (ask information to get from these pages)</w:t>
            </w:r>
            <w:r w:rsidR="00BF621F">
              <w:t xml:space="preserve"> to these pages</w:t>
            </w:r>
            <w:r w:rsidR="00DE0BF9">
              <w:t>.</w:t>
            </w:r>
            <w:r w:rsidR="006E63D7">
              <w:t xml:space="preserve"> Talks secret code.</w:t>
            </w:r>
          </w:p>
        </w:tc>
      </w:tr>
      <w:tr w:rsidR="001031E3" w14:paraId="2B0230B0" w14:textId="77777777" w:rsidTr="00BD3CE7">
        <w:tc>
          <w:tcPr>
            <w:tcW w:w="4675" w:type="dxa"/>
          </w:tcPr>
          <w:p w14:paraId="515C8AE6" w14:textId="11884534" w:rsidR="001031E3" w:rsidRDefault="001031E3" w:rsidP="00067E6A">
            <w:r>
              <w:t>FTP</w:t>
            </w:r>
          </w:p>
        </w:tc>
        <w:tc>
          <w:tcPr>
            <w:tcW w:w="4675" w:type="dxa"/>
          </w:tcPr>
          <w:p w14:paraId="6649745E" w14:textId="13D07DC8" w:rsidR="001031E3" w:rsidRDefault="001031E3" w:rsidP="00067E6A">
            <w:r>
              <w:t xml:space="preserve">File transport protocol </w:t>
            </w:r>
            <w:r w:rsidR="00FA5788">
              <w:t>is a service/app</w:t>
            </w:r>
            <w:r w:rsidR="00BD32E4">
              <w:t>/software</w:t>
            </w:r>
            <w:r w:rsidR="00FA5788">
              <w:t xml:space="preserve"> more than a protocol</w:t>
            </w:r>
            <w:r w:rsidR="00C85F52">
              <w:t xml:space="preserve"> (a software that implements a protocol/s) (generally this relates to all Layer 7 services)</w:t>
            </w:r>
            <w:r w:rsidR="00FA5788">
              <w:t xml:space="preserve"> that </w:t>
            </w:r>
            <w:r>
              <w:t>you send files to other computers rather than download webpages from them</w:t>
            </w:r>
            <w:r w:rsidR="001447E2">
              <w:t xml:space="preserve"> using HTTP</w:t>
            </w:r>
          </w:p>
        </w:tc>
      </w:tr>
      <w:tr w:rsidR="00BF2FDD" w14:paraId="31321480" w14:textId="77777777" w:rsidTr="00BD3CE7">
        <w:tc>
          <w:tcPr>
            <w:tcW w:w="4675" w:type="dxa"/>
          </w:tcPr>
          <w:p w14:paraId="51B060C3" w14:textId="6F4325F1" w:rsidR="00BF2FDD" w:rsidRDefault="00BF2FDD" w:rsidP="00067E6A">
            <w:r>
              <w:lastRenderedPageBreak/>
              <w:t>HTTP</w:t>
            </w:r>
          </w:p>
        </w:tc>
        <w:tc>
          <w:tcPr>
            <w:tcW w:w="4675" w:type="dxa"/>
          </w:tcPr>
          <w:p w14:paraId="767CEA36" w14:textId="27AB4649" w:rsidR="00BF2FDD" w:rsidRDefault="00BF2FDD" w:rsidP="00067E6A">
            <w:r>
              <w:t xml:space="preserve">A </w:t>
            </w:r>
            <w:r w:rsidR="00B15DAF">
              <w:t>text with links (hypertext</w:t>
            </w:r>
            <w:r w:rsidR="007E0CB0">
              <w:t xml:space="preserve"> - redirect</w:t>
            </w:r>
            <w:r w:rsidR="00B15DAF">
              <w:t xml:space="preserve">). A </w:t>
            </w:r>
            <w:r>
              <w:t>way to look at web pages in a domain (IP address)/URL other ways include FTP</w:t>
            </w:r>
            <w:r w:rsidR="00B15DAF">
              <w:t>.</w:t>
            </w:r>
          </w:p>
        </w:tc>
      </w:tr>
      <w:tr w:rsidR="00151840" w14:paraId="3A82BA74" w14:textId="77777777" w:rsidTr="00BD3CE7">
        <w:tc>
          <w:tcPr>
            <w:tcW w:w="4675" w:type="dxa"/>
          </w:tcPr>
          <w:p w14:paraId="1D0B330C" w14:textId="00863821" w:rsidR="003A371C" w:rsidRDefault="003A371C" w:rsidP="00067E6A">
            <w:r>
              <w:t>Symmetric NAT</w:t>
            </w:r>
          </w:p>
        </w:tc>
        <w:tc>
          <w:tcPr>
            <w:tcW w:w="4675" w:type="dxa"/>
          </w:tcPr>
          <w:p w14:paraId="51B226AE" w14:textId="58644A73" w:rsidR="003A371C" w:rsidRDefault="003A371C" w:rsidP="00067E6A">
            <w:r>
              <w:t xml:space="preserve">All requests from the same </w:t>
            </w:r>
            <w:r w:rsidR="00852891">
              <w:t>internal</w:t>
            </w:r>
            <w:r>
              <w:t xml:space="preserve"> IP and port to a specific destination IP and port (target service) are mapped to the same </w:t>
            </w:r>
            <w:r w:rsidR="00852891">
              <w:t xml:space="preserve">unique </w:t>
            </w:r>
            <w:r>
              <w:t xml:space="preserve">external </w:t>
            </w:r>
            <w:r w:rsidR="00852891">
              <w:t xml:space="preserve">source </w:t>
            </w:r>
            <w:r>
              <w:t xml:space="preserve">IP address. </w:t>
            </w:r>
            <w:r w:rsidR="00FF278A" w:rsidRPr="00FF278A">
              <w:t>If the same internal host sends a packet even with the same source address and port but to a different destination, a different mapping is used. Only an external host that receives a packet from an internal host can send a packet back.</w:t>
            </w:r>
            <w:r w:rsidR="00FF278A">
              <w:t xml:space="preserve"> </w:t>
            </w:r>
            <w:sdt>
              <w:sdtPr>
                <w:id w:val="-1050450601"/>
                <w:citation/>
              </w:sdtPr>
              <w:sdtEndPr/>
              <w:sdtContent>
                <w:r w:rsidR="004D629C">
                  <w:fldChar w:fldCharType="begin"/>
                </w:r>
                <w:r w:rsidR="004D629C">
                  <w:instrText xml:space="preserve"> CITATION Sam21 \l 1033 </w:instrText>
                </w:r>
                <w:r w:rsidR="004D629C">
                  <w:fldChar w:fldCharType="separate"/>
                </w:r>
                <w:r w:rsidR="00457D0D" w:rsidRPr="00457D0D">
                  <w:rPr>
                    <w:noProof/>
                  </w:rPr>
                  <w:t>[72]</w:t>
                </w:r>
                <w:r w:rsidR="004D629C">
                  <w:fldChar w:fldCharType="end"/>
                </w:r>
              </w:sdtContent>
            </w:sdt>
            <w:sdt>
              <w:sdtPr>
                <w:id w:val="691259003"/>
                <w:citation/>
              </w:sdtPr>
              <w:sdtEndPr/>
              <w:sdtContent>
                <w:r w:rsidR="00315942">
                  <w:fldChar w:fldCharType="begin"/>
                </w:r>
                <w:r w:rsidR="00315942">
                  <w:instrText xml:space="preserve"> CITATION Net21 \l 1033 </w:instrText>
                </w:r>
                <w:r w:rsidR="00315942">
                  <w:fldChar w:fldCharType="separate"/>
                </w:r>
                <w:r w:rsidR="00457D0D">
                  <w:rPr>
                    <w:noProof/>
                  </w:rPr>
                  <w:t xml:space="preserve"> </w:t>
                </w:r>
                <w:r w:rsidR="00457D0D" w:rsidRPr="00457D0D">
                  <w:rPr>
                    <w:noProof/>
                  </w:rPr>
                  <w:t>[73]</w:t>
                </w:r>
                <w:r w:rsidR="00315942">
                  <w:fldChar w:fldCharType="end"/>
                </w:r>
              </w:sdtContent>
            </w:sdt>
          </w:p>
        </w:tc>
      </w:tr>
      <w:tr w:rsidR="00151840" w14:paraId="0BABD695" w14:textId="77777777" w:rsidTr="00BD3CE7">
        <w:tc>
          <w:tcPr>
            <w:tcW w:w="4675" w:type="dxa"/>
          </w:tcPr>
          <w:p w14:paraId="2309B0A7" w14:textId="779C225D" w:rsidR="008C5076" w:rsidRPr="000A152E" w:rsidRDefault="008C5076" w:rsidP="00067E6A">
            <w:pPr>
              <w:rPr>
                <w:lang w:val="el-GR"/>
              </w:rPr>
            </w:pPr>
            <w:r>
              <w:t>Cipher</w:t>
            </w:r>
          </w:p>
        </w:tc>
        <w:tc>
          <w:tcPr>
            <w:tcW w:w="4675" w:type="dxa"/>
          </w:tcPr>
          <w:p w14:paraId="45CAAF17" w14:textId="5A4F667E" w:rsidR="008C5076" w:rsidRDefault="008C5076" w:rsidP="00067E6A">
            <w:r w:rsidRPr="008C5076">
              <w:t>A cipher is an algorithm used for encryption or decryption.</w:t>
            </w:r>
          </w:p>
        </w:tc>
      </w:tr>
      <w:tr w:rsidR="00151840" w14:paraId="12A0F537" w14:textId="77777777" w:rsidTr="00BD3CE7">
        <w:tc>
          <w:tcPr>
            <w:tcW w:w="4675" w:type="dxa"/>
          </w:tcPr>
          <w:p w14:paraId="4BEB81DF" w14:textId="2BD6CE66" w:rsidR="00FC0062" w:rsidRDefault="00FC0062" w:rsidP="00067E6A">
            <w:r>
              <w:t>Cryptanalysis</w:t>
            </w:r>
          </w:p>
        </w:tc>
        <w:tc>
          <w:tcPr>
            <w:tcW w:w="4675" w:type="dxa"/>
          </w:tcPr>
          <w:p w14:paraId="24E2248D" w14:textId="700A293F" w:rsidR="00FC0062" w:rsidRPr="008C5076" w:rsidRDefault="00FC0062" w:rsidP="00067E6A">
            <w:r w:rsidRPr="00FC0062">
              <w:t>Cryptanalysis is a process of finding weaknesses in cryptographic algorithms and using these weaknesses to decipher the ciphertext without knowing the secret key</w:t>
            </w:r>
            <w:r w:rsidR="00631BD4">
              <w:t xml:space="preserve"> </w:t>
            </w:r>
            <w:sdt>
              <w:sdtPr>
                <w:id w:val="-531190863"/>
                <w:citation/>
              </w:sdtPr>
              <w:sdtEndPr/>
              <w:sdtContent>
                <w:r w:rsidR="004C0BEF">
                  <w:fldChar w:fldCharType="begin"/>
                </w:r>
                <w:r w:rsidR="004C0BEF">
                  <w:instrText xml:space="preserve"> CITATION Cry21 \l 1033 </w:instrText>
                </w:r>
                <w:r w:rsidR="004C0BEF">
                  <w:fldChar w:fldCharType="separate"/>
                </w:r>
                <w:r w:rsidR="00457D0D" w:rsidRPr="00457D0D">
                  <w:rPr>
                    <w:noProof/>
                  </w:rPr>
                  <w:t>[74]</w:t>
                </w:r>
                <w:r w:rsidR="004C0BEF">
                  <w:fldChar w:fldCharType="end"/>
                </w:r>
              </w:sdtContent>
            </w:sdt>
          </w:p>
        </w:tc>
      </w:tr>
      <w:tr w:rsidR="00151840" w14:paraId="31E0E860" w14:textId="77777777" w:rsidTr="00BD3CE7">
        <w:tc>
          <w:tcPr>
            <w:tcW w:w="4675" w:type="dxa"/>
          </w:tcPr>
          <w:p w14:paraId="1369E025" w14:textId="64ED27FF" w:rsidR="00426693" w:rsidRDefault="00C91CF5" w:rsidP="00067E6A">
            <w:r>
              <w:t>Internetwork</w:t>
            </w:r>
          </w:p>
        </w:tc>
        <w:tc>
          <w:tcPr>
            <w:tcW w:w="4675" w:type="dxa"/>
          </w:tcPr>
          <w:p w14:paraId="5FC8B552" w14:textId="19577618" w:rsidR="00426693" w:rsidRPr="00FC0062" w:rsidRDefault="00C91CF5" w:rsidP="00067E6A">
            <w:r>
              <w:t>Network of networks aka The Internet</w:t>
            </w:r>
          </w:p>
        </w:tc>
      </w:tr>
      <w:tr w:rsidR="00151840" w14:paraId="721959CF" w14:textId="77777777" w:rsidTr="00BD3CE7">
        <w:tc>
          <w:tcPr>
            <w:tcW w:w="4675" w:type="dxa"/>
          </w:tcPr>
          <w:p w14:paraId="575D3F07" w14:textId="21FED694" w:rsidR="00C91CF5" w:rsidRDefault="00C91CF5" w:rsidP="00067E6A">
            <w:r>
              <w:t>CIA</w:t>
            </w:r>
          </w:p>
        </w:tc>
        <w:tc>
          <w:tcPr>
            <w:tcW w:w="4675" w:type="dxa"/>
          </w:tcPr>
          <w:p w14:paraId="2F47D73F" w14:textId="11B4D0B4" w:rsidR="00C91CF5" w:rsidRDefault="00C91CF5" w:rsidP="00067E6A">
            <w:r>
              <w:t>Confidentiality, integrity, availability</w:t>
            </w:r>
          </w:p>
        </w:tc>
      </w:tr>
      <w:tr w:rsidR="00664A4F" w14:paraId="4646280F" w14:textId="77777777" w:rsidTr="00BD3CE7">
        <w:tc>
          <w:tcPr>
            <w:tcW w:w="4675" w:type="dxa"/>
          </w:tcPr>
          <w:p w14:paraId="00F9C97D" w14:textId="0421E88A" w:rsidR="00664A4F" w:rsidRDefault="00664A4F" w:rsidP="00067E6A">
            <w:r>
              <w:t>Key exchange (e.g., Diffie-</w:t>
            </w:r>
            <w:proofErr w:type="spellStart"/>
            <w:r>
              <w:t>hellman</w:t>
            </w:r>
            <w:proofErr w:type="spellEnd"/>
            <w:r>
              <w:t>)</w:t>
            </w:r>
          </w:p>
        </w:tc>
        <w:tc>
          <w:tcPr>
            <w:tcW w:w="4675" w:type="dxa"/>
          </w:tcPr>
          <w:p w14:paraId="09B3801A" w14:textId="790FC45C" w:rsidR="00664A4F" w:rsidRDefault="00FE7331" w:rsidP="00067E6A">
            <w:r w:rsidRPr="00FE7331">
              <w:t>Diffie-Hellman is a way of </w:t>
            </w:r>
            <w:r w:rsidRPr="00FE7331">
              <w:rPr>
                <w:i/>
                <w:iCs/>
              </w:rPr>
              <w:t>generating</w:t>
            </w:r>
            <w:r w:rsidRPr="00FE7331">
              <w:t> a shared secret between two people in such a way that the secret can’t be seen by observing the communication. You’re not sharing information during the key</w:t>
            </w:r>
            <w:r w:rsidR="00A420E9">
              <w:t>-</w:t>
            </w:r>
            <w:r w:rsidRPr="00FE7331">
              <w:t>exchange, you’re creating a key together.</w:t>
            </w:r>
            <w:r w:rsidR="00A420E9">
              <w:t xml:space="preserve"> In short is an asymmetric encryption method that send the new shared secret key (symmetric encrypted) which is more lightweight for traffic overhead compared to asymmetric keys data encryption for secure sharing across the open public (inte</w:t>
            </w:r>
            <w:r w:rsidR="002E17F1">
              <w:t>rnet).</w:t>
            </w:r>
          </w:p>
        </w:tc>
      </w:tr>
      <w:tr w:rsidR="00151840" w14:paraId="7B31C2FE" w14:textId="77777777" w:rsidTr="00BD3CE7">
        <w:tc>
          <w:tcPr>
            <w:tcW w:w="4675" w:type="dxa"/>
          </w:tcPr>
          <w:p w14:paraId="23A71A12" w14:textId="27F48B8D" w:rsidR="00A911EF" w:rsidRDefault="00A911EF" w:rsidP="00067E6A">
            <w:r>
              <w:t>Blockchain</w:t>
            </w:r>
          </w:p>
        </w:tc>
        <w:tc>
          <w:tcPr>
            <w:tcW w:w="4675" w:type="dxa"/>
          </w:tcPr>
          <w:p w14:paraId="5C9FD817" w14:textId="678E39FA" w:rsidR="00A911EF" w:rsidRDefault="00A911EF" w:rsidP="00067E6A">
            <w:r>
              <w:t>Web 3.0 era where everything is decentralized</w:t>
            </w:r>
            <w:r w:rsidR="0054110E">
              <w:t xml:space="preserve"> in a mesh p2p network</w:t>
            </w:r>
            <w:r>
              <w:t xml:space="preserve"> and every action has a transaction in place either </w:t>
            </w:r>
            <w:r w:rsidR="00AC2B3F">
              <w:t>transferring</w:t>
            </w:r>
            <w:r>
              <w:t xml:space="preserve"> something or creating a web app and putting in in the blockchain. This technology is transparent from code standpoint as open-source but not-transparent for its </w:t>
            </w:r>
            <w:r w:rsidR="00AC2B3F">
              <w:t>transactions</w:t>
            </w:r>
            <w:r>
              <w:t>. It uses digital signatures based on asymmetric key cryptography and its integrity depends upon the crypto system with the key.</w:t>
            </w:r>
            <w:r w:rsidR="00034E25">
              <w:t xml:space="preserve"> Very handy for authentication purposes</w:t>
            </w:r>
            <w:r w:rsidR="0062704A">
              <w:t xml:space="preserve"> and defend against security attacks i.e., can’t be penetrated just compromising one machine</w:t>
            </w:r>
            <w:r w:rsidR="00034E25">
              <w:t>.</w:t>
            </w:r>
            <w:sdt>
              <w:sdtPr>
                <w:id w:val="-336459907"/>
                <w:citation/>
              </w:sdtPr>
              <w:sdtEndPr/>
              <w:sdtContent>
                <w:r w:rsidR="00AC2B3F">
                  <w:fldChar w:fldCharType="begin"/>
                </w:r>
                <w:r w:rsidR="00AC2B3F">
                  <w:instrText xml:space="preserve"> CITATION Usi21 \l 1033 </w:instrText>
                </w:r>
                <w:r w:rsidR="00AC2B3F">
                  <w:fldChar w:fldCharType="separate"/>
                </w:r>
                <w:r w:rsidR="00457D0D">
                  <w:rPr>
                    <w:noProof/>
                  </w:rPr>
                  <w:t xml:space="preserve"> </w:t>
                </w:r>
                <w:r w:rsidR="00457D0D" w:rsidRPr="00457D0D">
                  <w:rPr>
                    <w:noProof/>
                  </w:rPr>
                  <w:t>[64]</w:t>
                </w:r>
                <w:r w:rsidR="00AC2B3F">
                  <w:fldChar w:fldCharType="end"/>
                </w:r>
              </w:sdtContent>
            </w:sdt>
          </w:p>
        </w:tc>
      </w:tr>
      <w:tr w:rsidR="00151840" w14:paraId="3BD02D17" w14:textId="77777777" w:rsidTr="00BD3CE7">
        <w:tc>
          <w:tcPr>
            <w:tcW w:w="4675" w:type="dxa"/>
          </w:tcPr>
          <w:p w14:paraId="3417C0E8" w14:textId="62E055F5" w:rsidR="00F5690D" w:rsidRPr="00F5690D" w:rsidRDefault="00F5690D" w:rsidP="00067E6A">
            <w:r>
              <w:t>Asymmetric encryption</w:t>
            </w:r>
          </w:p>
        </w:tc>
        <w:tc>
          <w:tcPr>
            <w:tcW w:w="4675" w:type="dxa"/>
          </w:tcPr>
          <w:p w14:paraId="0E505B6D" w14:textId="48908D48" w:rsidR="00F5690D" w:rsidRDefault="007510B5" w:rsidP="00067E6A">
            <w:r>
              <w:t xml:space="preserve">More computationally intense than shared symmetrical key. </w:t>
            </w:r>
            <w:r w:rsidR="00F5690D">
              <w:t>Public private key cipher. The public key can encrypt</w:t>
            </w:r>
            <w:r w:rsidR="006E2F41">
              <w:t>/sign</w:t>
            </w:r>
            <w:r w:rsidR="00AF7413">
              <w:t>/authentic</w:t>
            </w:r>
            <w:r w:rsidR="008C7C3F">
              <w:t>ate</w:t>
            </w:r>
            <w:r w:rsidR="00F5690D">
              <w:t xml:space="preserve"> a </w:t>
            </w:r>
            <w:r w:rsidR="00F5690D">
              <w:lastRenderedPageBreak/>
              <w:t>message the private can decipher it/decrypt it</w:t>
            </w:r>
            <w:r w:rsidR="00F93064">
              <w:t>/verify</w:t>
            </w:r>
            <w:r w:rsidR="00F5690D">
              <w:t>. It also used in Digital signature</w:t>
            </w:r>
            <w:r w:rsidR="001A0811">
              <w:t>/fingerprint</w:t>
            </w:r>
            <w:r w:rsidR="00F5690D">
              <w:t xml:space="preserve"> for authentication of the sender</w:t>
            </w:r>
            <w:r w:rsidR="00AF7413">
              <w:t xml:space="preserve"> </w:t>
            </w:r>
            <w:r w:rsidR="00FE4BAA">
              <w:t>with or without certificate for public known authenticity</w:t>
            </w:r>
            <w:r w:rsidR="00A4433A">
              <w:t xml:space="preserve"> stored in a </w:t>
            </w:r>
            <w:r w:rsidR="002A725C">
              <w:t xml:space="preserve">dedicated </w:t>
            </w:r>
            <w:r w:rsidR="00A4433A">
              <w:t>server</w:t>
            </w:r>
            <w:r w:rsidR="00F5690D">
              <w:t>.</w:t>
            </w:r>
          </w:p>
        </w:tc>
      </w:tr>
      <w:tr w:rsidR="00151840" w14:paraId="0BEAD136" w14:textId="77777777" w:rsidTr="00BD3CE7">
        <w:tc>
          <w:tcPr>
            <w:tcW w:w="4675" w:type="dxa"/>
          </w:tcPr>
          <w:p w14:paraId="16C2767A" w14:textId="6C8575BC" w:rsidR="007510B5" w:rsidRDefault="007510B5" w:rsidP="00067E6A">
            <w:r>
              <w:lastRenderedPageBreak/>
              <w:t>Private</w:t>
            </w:r>
            <w:r w:rsidR="00946A9F">
              <w:t xml:space="preserve"> (signing key)</w:t>
            </w:r>
            <w:r>
              <w:t xml:space="preserve"> and public </w:t>
            </w:r>
            <w:r w:rsidR="00946A9F">
              <w:t xml:space="preserve">(verification) </w:t>
            </w:r>
            <w:r>
              <w:t>key</w:t>
            </w:r>
          </w:p>
        </w:tc>
        <w:tc>
          <w:tcPr>
            <w:tcW w:w="4675" w:type="dxa"/>
          </w:tcPr>
          <w:p w14:paraId="3D47F0B9" w14:textId="3BAA59C1" w:rsidR="007510B5" w:rsidRDefault="007510B5" w:rsidP="00067E6A">
            <w:r>
              <w:t>They are mathematically linked. The public is visible by others and private is intended to be only on the owner/s possession. The private decrypts the public’s data content.</w:t>
            </w:r>
          </w:p>
        </w:tc>
      </w:tr>
      <w:tr w:rsidR="00151840" w14:paraId="05D36D0C" w14:textId="77777777" w:rsidTr="00BD3CE7">
        <w:tc>
          <w:tcPr>
            <w:tcW w:w="4675" w:type="dxa"/>
          </w:tcPr>
          <w:p w14:paraId="2152AB82" w14:textId="38653BB8" w:rsidR="0015319C" w:rsidRDefault="0015319C" w:rsidP="00067E6A">
            <w:r>
              <w:t>Certificate</w:t>
            </w:r>
          </w:p>
        </w:tc>
        <w:tc>
          <w:tcPr>
            <w:tcW w:w="4675" w:type="dxa"/>
          </w:tcPr>
          <w:p w14:paraId="7B8A5B09" w14:textId="65B23C2B" w:rsidR="0015319C" w:rsidRDefault="001D4C47" w:rsidP="00067E6A">
            <w:r>
              <w:t xml:space="preserve">A trust level meter of the signature. </w:t>
            </w:r>
            <w:r w:rsidR="0015319C">
              <w:t xml:space="preserve">A </w:t>
            </w:r>
            <w:r w:rsidR="00DF7118">
              <w:t>certification</w:t>
            </w:r>
            <w:r w:rsidR="0015319C">
              <w:t xml:space="preserve"> of a fingerprint meaning </w:t>
            </w:r>
            <w:proofErr w:type="spellStart"/>
            <w:r w:rsidR="0015319C">
              <w:t>its</w:t>
            </w:r>
            <w:proofErr w:type="spellEnd"/>
            <w:r w:rsidR="0015319C">
              <w:t xml:space="preserve"> has been approved by other individuals or trusted </w:t>
            </w:r>
            <w:r w:rsidR="002D28F7">
              <w:t xml:space="preserve">dedicated </w:t>
            </w:r>
            <w:r w:rsidR="0015319C">
              <w:t>website.</w:t>
            </w:r>
            <w:r w:rsidR="00425859">
              <w:t xml:space="preserve"> A signature (sign) gets “Trust” level by certificate</w:t>
            </w:r>
            <w:r w:rsidR="005702B1">
              <w:t xml:space="preserve"> it is not needed though for any actual decryption</w:t>
            </w:r>
            <w:r w:rsidR="00187FA3">
              <w:t xml:space="preserve"> only for identification</w:t>
            </w:r>
            <w:r w:rsidR="001641B3">
              <w:t>/authenticity of the source</w:t>
            </w:r>
            <w:r w:rsidR="00731AF5">
              <w:t xml:space="preserve"> for his level of trust</w:t>
            </w:r>
            <w:r w:rsidR="003503FA">
              <w:t xml:space="preserve"> approved by others or an authority</w:t>
            </w:r>
            <w:r w:rsidR="005702B1">
              <w:t>.</w:t>
            </w:r>
          </w:p>
        </w:tc>
      </w:tr>
      <w:tr w:rsidR="00151840" w14:paraId="155D8C74" w14:textId="77777777" w:rsidTr="00BD3CE7">
        <w:tc>
          <w:tcPr>
            <w:tcW w:w="4675" w:type="dxa"/>
          </w:tcPr>
          <w:p w14:paraId="0A3AF460" w14:textId="627CCF3A" w:rsidR="005C7F6D" w:rsidRDefault="007510B5" w:rsidP="00067E6A">
            <w:r>
              <w:t>S</w:t>
            </w:r>
            <w:r w:rsidR="005C7F6D">
              <w:t>ign</w:t>
            </w:r>
            <w:r>
              <w:t>/Digital Signature</w:t>
            </w:r>
          </w:p>
        </w:tc>
        <w:tc>
          <w:tcPr>
            <w:tcW w:w="4675" w:type="dxa"/>
          </w:tcPr>
          <w:p w14:paraId="2CECD1C8" w14:textId="2C0CBB05" w:rsidR="00077A13" w:rsidRDefault="00077A13" w:rsidP="00067E6A">
            <w:r>
              <w:t>Anyone can encrypt a message using public key and send it somewhere</w:t>
            </w:r>
            <w:r w:rsidR="0076623E">
              <w:t>,</w:t>
            </w:r>
            <w:r>
              <w:t xml:space="preserve"> the decryption takes place only to those who have access to private key</w:t>
            </w:r>
            <w:r w:rsidR="00826C63">
              <w:t xml:space="preserve"> that generated th</w:t>
            </w:r>
            <w:r w:rsidR="00DF5107">
              <w:t>at</w:t>
            </w:r>
            <w:r w:rsidR="00826C63">
              <w:t xml:space="preserve"> public key</w:t>
            </w:r>
            <w:r>
              <w:t xml:space="preserve">. If the message is just encrypted without any </w:t>
            </w:r>
            <w:r w:rsidR="00F575C4">
              <w:t>signature,</w:t>
            </w:r>
            <w:r>
              <w:t xml:space="preserve"> then you can still read the message</w:t>
            </w:r>
            <w:r w:rsidR="00785343">
              <w:t xml:space="preserve"> (with private key decryption)</w:t>
            </w:r>
            <w:r>
              <w:t xml:space="preserve"> but you can’t really tell who actually sent this message despite the fact that you could get i</w:t>
            </w:r>
            <w:r w:rsidR="00C96885">
              <w:t>t in</w:t>
            </w:r>
            <w:r>
              <w:t xml:space="preserve"> your inbox email</w:t>
            </w:r>
            <w:r w:rsidR="00F575C4">
              <w:t xml:space="preserve"> from a known address that doesn’t mean it’s the actual person that is sending it</w:t>
            </w:r>
            <w:r>
              <w:t>.</w:t>
            </w:r>
          </w:p>
          <w:p w14:paraId="7C711EA9" w14:textId="3067696B" w:rsidR="005C7F6D" w:rsidRDefault="006F26E1" w:rsidP="00067E6A">
            <w:r>
              <w:t xml:space="preserve">A sign is a different approach from encryption </w:t>
            </w:r>
          </w:p>
          <w:p w14:paraId="7182F26E" w14:textId="786AB3E2" w:rsidR="00A035EA" w:rsidRDefault="00CC69E5" w:rsidP="00067E6A">
            <w:r>
              <w:t>“de-</w:t>
            </w:r>
            <w:r w:rsidR="00A035EA">
              <w:t>Sign</w:t>
            </w:r>
            <w:r>
              <w:t>”</w:t>
            </w:r>
            <w:r w:rsidR="00A035EA">
              <w:t xml:space="preserve"> does not need decryption key</w:t>
            </w:r>
            <w:r w:rsidR="00297676">
              <w:t xml:space="preserve"> to be known</w:t>
            </w:r>
            <w:r w:rsidR="00206A9D">
              <w:t>.</w:t>
            </w:r>
          </w:p>
          <w:p w14:paraId="1F998862" w14:textId="579383DC" w:rsidR="00077A13" w:rsidRDefault="00077A13" w:rsidP="00067E6A">
            <w:r>
              <w:t>When you sign a message</w:t>
            </w:r>
            <w:r w:rsidR="006165F1">
              <w:t xml:space="preserve"> (which happens with your private key)</w:t>
            </w:r>
            <w:r>
              <w:t>, you generate a key with numbers strange looking</w:t>
            </w:r>
            <w:r w:rsidR="006165F1">
              <w:t xml:space="preserve"> (text encrypted basically only to</w:t>
            </w:r>
            <w:r w:rsidR="00862E8E">
              <w:t xml:space="preserve"> the</w:t>
            </w:r>
            <w:r w:rsidR="006165F1">
              <w:t xml:space="preserve"> sign</w:t>
            </w:r>
            <w:r w:rsidR="00862E8E">
              <w:t>ature</w:t>
            </w:r>
            <w:r w:rsidR="006165F1">
              <w:t xml:space="preserve"> part not</w:t>
            </w:r>
            <w:r w:rsidR="00862E8E">
              <w:t xml:space="preserve"> the</w:t>
            </w:r>
            <w:r w:rsidR="006165F1">
              <w:t xml:space="preserve"> actual message you want to </w:t>
            </w:r>
            <w:r w:rsidR="00862E8E">
              <w:t>transfer</w:t>
            </w:r>
            <w:r w:rsidR="006165F1">
              <w:t>)</w:t>
            </w:r>
            <w:r>
              <w:t xml:space="preserve"> but it does not say anywhere your name just numbers, now anyone with your public key</w:t>
            </w:r>
            <w:r w:rsidR="00F575C4">
              <w:t xml:space="preserve"> (That private key who derived that public key can encrypt/decrypt/sign/authenticate)</w:t>
            </w:r>
            <w:r>
              <w:t xml:space="preserve"> without any password needed, it can “decrypt</w:t>
            </w:r>
            <w:r w:rsidR="00644623">
              <w:t>/de-sign</w:t>
            </w:r>
            <w:r>
              <w:t>” the signature and reveal your name.</w:t>
            </w:r>
            <w:r w:rsidR="00F575C4">
              <w:t xml:space="preserve"> If both takes place e.g., Encryption with signature then in order to read it you need the private key and also the “who” signed it (who is the actual sender) is being revealed as well.</w:t>
            </w:r>
          </w:p>
          <w:p w14:paraId="63DC314E" w14:textId="77777777" w:rsidR="00F575C4" w:rsidRDefault="00F575C4" w:rsidP="00067E6A">
            <w:r>
              <w:t xml:space="preserve">For a quick example you want to send a secret message to Person A you are Person B both have </w:t>
            </w:r>
            <w:r w:rsidR="00FA20C2">
              <w:lastRenderedPageBreak/>
              <w:t>asymmetric</w:t>
            </w:r>
            <w:r>
              <w:t xml:space="preserve"> keys but you don’t have </w:t>
            </w:r>
            <w:r w:rsidR="00E62AD6">
              <w:t>each other’s</w:t>
            </w:r>
            <w:r>
              <w:t xml:space="preserve"> private key only public. You encrypt the Message with Person’s A public key so he/she can only be the one to decrypt it and </w:t>
            </w:r>
            <w:proofErr w:type="spellStart"/>
            <w:r>
              <w:t>along side</w:t>
            </w:r>
            <w:proofErr w:type="spellEnd"/>
            <w:r>
              <w:t xml:space="preserve"> you sign it with your </w:t>
            </w:r>
            <w:r w:rsidR="00862E8E">
              <w:t>private</w:t>
            </w:r>
            <w:r>
              <w:t xml:space="preserve"> key</w:t>
            </w:r>
            <w:r w:rsidR="00A51778">
              <w:t xml:space="preserve"> (Person B)</w:t>
            </w:r>
            <w:r w:rsidR="007B58A5">
              <w:t xml:space="preserve">. Then the person </w:t>
            </w:r>
            <w:r w:rsidR="00E62AD6">
              <w:t>A</w:t>
            </w:r>
            <w:r w:rsidR="007B58A5">
              <w:t xml:space="preserve"> needs to have his private key and your public key so </w:t>
            </w:r>
            <w:r w:rsidR="00F52AB3">
              <w:t>both</w:t>
            </w:r>
            <w:r w:rsidR="007B58A5">
              <w:t xml:space="preserve"> the encrypted message refereeing to him can be revealed as long side with your name </w:t>
            </w:r>
            <w:r w:rsidR="001310CF">
              <w:t>revealed</w:t>
            </w:r>
            <w:r w:rsidR="007B58A5">
              <w:t xml:space="preserve"> by “decrypting” your signature with your public key</w:t>
            </w:r>
            <w:r w:rsidR="00072A43">
              <w:t xml:space="preserve"> </w:t>
            </w:r>
            <w:r w:rsidR="00AB267B">
              <w:t>(</w:t>
            </w:r>
            <w:r w:rsidR="00072A43">
              <w:t xml:space="preserve">Person’s </w:t>
            </w:r>
            <w:r w:rsidR="00E67377">
              <w:t>B</w:t>
            </w:r>
            <w:r w:rsidR="00AB267B">
              <w:t>)</w:t>
            </w:r>
            <w:r w:rsidR="007B58A5">
              <w:t>.</w:t>
            </w:r>
          </w:p>
          <w:p w14:paraId="6D93F20E" w14:textId="77777777" w:rsidR="00B879DC" w:rsidRDefault="00B879DC" w:rsidP="00067E6A">
            <w:r>
              <w:rPr>
                <w:noProof/>
              </w:rPr>
              <w:drawing>
                <wp:inline distT="0" distB="0" distL="0" distR="0" wp14:anchorId="4C650DD7" wp14:editId="68546579">
                  <wp:extent cx="2676525" cy="2070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CEDEDF5" w14:textId="77777777" w:rsidR="002967AE" w:rsidRDefault="002967AE" w:rsidP="00067E6A">
            <w:r>
              <w:t>Signing is a function that takes a message and a private key and producing a digital signature</w:t>
            </w:r>
            <w:r w:rsidR="00151840">
              <w:t xml:space="preserve"> The message could be blank thought but that is pointless.</w:t>
            </w:r>
          </w:p>
          <w:p w14:paraId="6C8EDD42" w14:textId="77777777" w:rsidR="00151840" w:rsidRDefault="00151840" w:rsidP="00067E6A">
            <w:r w:rsidRPr="00151840">
              <w:t>Anyone can use the public key to verify a digital signature:</w:t>
            </w:r>
          </w:p>
          <w:p w14:paraId="006212F0" w14:textId="77777777" w:rsidR="00151840" w:rsidRDefault="00151840" w:rsidP="00067E6A">
            <w:r>
              <w:rPr>
                <w:noProof/>
              </w:rPr>
              <w:drawing>
                <wp:inline distT="0" distB="0" distL="0" distR="0" wp14:anchorId="041EC769" wp14:editId="660E1E7C">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12BDC5E5" w14:textId="492DE2C9" w:rsidR="0095190D" w:rsidRPr="00141BFA" w:rsidRDefault="0095190D" w:rsidP="00067E6A"/>
        </w:tc>
      </w:tr>
    </w:tbl>
    <w:p w14:paraId="72681032" w14:textId="5B5120C3" w:rsidR="007D33D7" w:rsidRPr="005E4533" w:rsidRDefault="007D33D7" w:rsidP="005E4533"/>
    <w:sectPr w:rsidR="007D33D7" w:rsidRPr="005E4533"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C2A9" w14:textId="77777777" w:rsidR="001002D4" w:rsidRDefault="001002D4" w:rsidP="001002D4">
      <w:pPr>
        <w:spacing w:after="0" w:line="240" w:lineRule="auto"/>
      </w:pPr>
      <w:r>
        <w:separator/>
      </w:r>
    </w:p>
  </w:endnote>
  <w:endnote w:type="continuationSeparator" w:id="0">
    <w:p w14:paraId="484FC60D" w14:textId="77777777" w:rsidR="001002D4" w:rsidRDefault="001002D4" w:rsidP="001002D4">
      <w:pPr>
        <w:spacing w:after="0" w:line="240" w:lineRule="auto"/>
      </w:pPr>
      <w:r>
        <w:continuationSeparator/>
      </w:r>
    </w:p>
  </w:endnote>
  <w:endnote w:type="continuationNotice" w:id="1">
    <w:p w14:paraId="0A6AF379" w14:textId="77777777" w:rsidR="00CB1F8A" w:rsidRDefault="00CB1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F9CF69E" w:rsidR="00362D2B" w:rsidRDefault="00362D2B">
    <w:pPr>
      <w:pStyle w:val="Footer"/>
      <w:tabs>
        <w:tab w:val="left" w:pos="5130"/>
      </w:tabs>
    </w:pPr>
    <w:r>
      <w:rPr>
        <w:noProof/>
        <w:color w:val="808080" w:themeColor="background1" w:themeShade="80"/>
      </w:rPr>
      <mc:AlternateContent>
        <mc:Choice Requires="wps">
          <w:drawing>
            <wp:anchor distT="0" distB="0" distL="182880" distR="182880" simplePos="0" relativeHeight="251667456" behindDoc="0" locked="0" layoutInCell="1" allowOverlap="1" wp14:anchorId="5FA5E00E" wp14:editId="300419B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A5E00E" id="Rectangle 41" o:spid="_x0000_s1031" style="position:absolute;margin-left:0;margin-top:0;width:36pt;height:25.25pt;z-index:25166745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" fillcolor="#4472c4 [3204]" strokecolor="#4472c4 [3204]" strokeweight="3pt">
              <v:textbo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Author"/>
      <w:tag w:val=""/>
      <w:id w:val="864792037"/>
      <w:placeholder>
        <w:docPart w:val="316660BC8EA9457895FDFC497DC1DFBF"/>
      </w:placeholder>
      <w:dataBinding w:prefixMappings="xmlns:ns0='http://purl.org/dc/elements/1.1/' xmlns:ns1='http://schemas.openxmlformats.org/package/2006/metadata/core-properties' " w:xpath="/ns1:coreProperties[1]/ns0:creator[1]" w:storeItemID="{6C3C8BC8-F283-45AE-878A-BAB7291924A1}"/>
      <w:text/>
    </w:sdtPr>
    <w:sdtEndPr/>
    <w:sdtContent>
      <w:p w14:paraId="39B8C46A" w14:textId="43D5568D" w:rsidR="00507310" w:rsidRPr="00E03B87" w:rsidRDefault="00362D2B"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9628" w14:textId="77777777" w:rsidR="001002D4" w:rsidRDefault="001002D4" w:rsidP="001002D4">
      <w:pPr>
        <w:spacing w:after="0" w:line="240" w:lineRule="auto"/>
      </w:pPr>
      <w:r>
        <w:separator/>
      </w:r>
    </w:p>
  </w:footnote>
  <w:footnote w:type="continuationSeparator" w:id="0">
    <w:p w14:paraId="238C0BFC" w14:textId="77777777" w:rsidR="001002D4" w:rsidRDefault="001002D4" w:rsidP="001002D4">
      <w:pPr>
        <w:spacing w:after="0" w:line="240" w:lineRule="auto"/>
      </w:pPr>
      <w:r>
        <w:continuationSeparator/>
      </w:r>
    </w:p>
  </w:footnote>
  <w:footnote w:type="continuationNotice" w:id="1">
    <w:p w14:paraId="7D8225F1" w14:textId="77777777" w:rsidR="00CB1F8A" w:rsidRDefault="00CB1F8A">
      <w:pPr>
        <w:spacing w:after="0" w:line="240" w:lineRule="auto"/>
      </w:pPr>
    </w:p>
  </w:footnote>
  <w:footnote w:id="2">
    <w:p w14:paraId="1EA4877B" w14:textId="6165F4AC" w:rsidR="002169D9" w:rsidRDefault="002169D9">
      <w:pPr>
        <w:pStyle w:val="FootnoteText"/>
      </w:pPr>
      <w:r>
        <w:rPr>
          <w:rStyle w:val="FootnoteReference"/>
        </w:rPr>
        <w:footnoteRef/>
      </w:r>
      <w:r>
        <w:t xml:space="preserve"> Anonymization differs from encryption in a way that encrypted is something that can been seen as activity from a third party but anonymization instead is when we want to be invisible from any eye</w:t>
      </w:r>
      <w:r w:rsidR="00F660C0">
        <w:t>,</w:t>
      </w:r>
      <w:r w:rsidR="00395B1A">
        <w:t xml:space="preserve"> that no activity took place</w:t>
      </w:r>
      <w:r>
        <w:t>.</w:t>
      </w:r>
    </w:p>
    <w:p w14:paraId="5DBA7E2B" w14:textId="77777777" w:rsidR="002169D9" w:rsidRDefault="002169D9">
      <w:pPr>
        <w:pStyle w:val="FootnoteText"/>
      </w:pPr>
    </w:p>
  </w:footnote>
  <w:footnote w:id="3">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4">
    <w:p w14:paraId="2738358C" w14:textId="1B301BF7" w:rsidR="000158C9" w:rsidRDefault="000158C9">
      <w:pPr>
        <w:pStyle w:val="FootnoteText"/>
      </w:pPr>
      <w:r>
        <w:rPr>
          <w:rStyle w:val="FootnoteReference"/>
        </w:rPr>
        <w:footnoteRef/>
      </w:r>
      <w:r>
        <w:t xml:space="preserve"> Unlike IPv6 which has encryption bult-in mechanisms.</w:t>
      </w:r>
    </w:p>
    <w:p w14:paraId="1FADA41B" w14:textId="77777777" w:rsidR="007543C4" w:rsidRDefault="007543C4">
      <w:pPr>
        <w:pStyle w:val="FootnoteText"/>
      </w:pPr>
    </w:p>
  </w:footnote>
  <w:footnote w:id="5">
    <w:p w14:paraId="5772F916" w14:textId="52430DF9" w:rsidR="00E57602" w:rsidRDefault="00E57602">
      <w:pPr>
        <w:pStyle w:val="FootnoteText"/>
      </w:pPr>
      <w:r>
        <w:rPr>
          <w:rStyle w:val="FootnoteReference"/>
        </w:rPr>
        <w:footnoteRef/>
      </w:r>
      <w:r>
        <w:t xml:space="preserve"> Backbone is the main road leading you to whole system</w:t>
      </w:r>
      <w:r w:rsidR="00B852BA">
        <w:t>/core network in Cisco hierarchical topology</w:t>
      </w:r>
      <w:r>
        <w:t xml:space="preserve"> like a high road you can take any exit to main big cities or </w:t>
      </w:r>
      <w:r w:rsidR="0028749B">
        <w:t>villages</w:t>
      </w:r>
      <w:r>
        <w:t xml:space="preserve"> </w:t>
      </w:r>
      <w:r w:rsidR="00511B7C">
        <w:t>it’s</w:t>
      </w:r>
      <w:r>
        <w:t xml:space="preserve"> not a leaf/</w:t>
      </w:r>
      <w:r w:rsidR="0028749B">
        <w:t>dead-end</w:t>
      </w:r>
    </w:p>
    <w:p w14:paraId="5BFC203B" w14:textId="77777777" w:rsidR="00CB3F1E" w:rsidRDefault="00CB3F1E">
      <w:pPr>
        <w:pStyle w:val="FootnoteText"/>
      </w:pPr>
    </w:p>
  </w:footnote>
  <w:footnote w:id="6">
    <w:p w14:paraId="3F7580CD" w14:textId="0F8D4B0F" w:rsidR="007543C4" w:rsidRDefault="007543C4">
      <w:pPr>
        <w:pStyle w:val="FootnoteText"/>
      </w:pPr>
      <w:r>
        <w:rPr>
          <w:rStyle w:val="FootnoteReference"/>
        </w:rPr>
        <w:footnoteRef/>
      </w:r>
      <w:r>
        <w:t xml:space="preserve"> A proper network consists of 3 Main Layers/tiers according to CISCO Front-mid-backhaul</w:t>
      </w:r>
      <w:r w:rsidR="00D8560F">
        <w:t xml:space="preserve"> </w:t>
      </w:r>
      <w:sdt>
        <w:sdtPr>
          <w:id w:val="2009402676"/>
          <w:citation/>
        </w:sdtPr>
        <w:sdtEndPr/>
        <w:sdtContent>
          <w:r w:rsidR="00D8560F">
            <w:fldChar w:fldCharType="begin"/>
          </w:r>
          <w:r w:rsidR="00D8560F">
            <w:instrText xml:space="preserve"> CITATION Bac21 \l 1033 </w:instrText>
          </w:r>
          <w:r w:rsidR="00D8560F">
            <w:fldChar w:fldCharType="separate"/>
          </w:r>
          <w:r w:rsidR="00457D0D" w:rsidRPr="00457D0D">
            <w:rPr>
              <w:noProof/>
            </w:rPr>
            <w:t>[77]</w:t>
          </w:r>
          <w:r w:rsidR="00D8560F">
            <w:fldChar w:fldCharType="end"/>
          </w:r>
        </w:sdtContent>
      </w:sdt>
      <w:r w:rsidR="00D8560F">
        <w:t xml:space="preserve"> </w:t>
      </w:r>
      <w:r>
        <w:t xml:space="preserve">(-&gt;) Access Network -&gt; Aggregation/Distribution -&gt; Mobile/fixed et al Core Layer in a Data Center </w:t>
      </w:r>
      <w:sdt>
        <w:sdtPr>
          <w:id w:val="-1628690804"/>
          <w:citation/>
        </w:sdtPr>
        <w:sdtEndPr/>
        <w:sdtContent>
          <w:r w:rsidR="00D04C8A">
            <w:fldChar w:fldCharType="begin"/>
          </w:r>
          <w:r w:rsidR="00D04C8A">
            <w:instrText xml:space="preserve"> CITATION Cis21 \l 1033 </w:instrText>
          </w:r>
          <w:r w:rsidR="00D04C8A">
            <w:fldChar w:fldCharType="separate"/>
          </w:r>
          <w:r w:rsidR="00457D0D" w:rsidRPr="00457D0D">
            <w:rPr>
              <w:noProof/>
            </w:rPr>
            <w:t>[75]</w:t>
          </w:r>
          <w:r w:rsidR="00D04C8A">
            <w:fldChar w:fldCharType="end"/>
          </w:r>
        </w:sdtContent>
      </w:sdt>
      <w:sdt>
        <w:sdtPr>
          <w:id w:val="524210862"/>
          <w:citation/>
        </w:sdtPr>
        <w:sdtEndPr/>
        <w:sdtContent>
          <w:r w:rsidR="00D04C8A">
            <w:fldChar w:fldCharType="begin"/>
          </w:r>
          <w:r w:rsidR="00D04C8A">
            <w:instrText xml:space="preserve"> CITATION Hie21 \l 1033 </w:instrText>
          </w:r>
          <w:r w:rsidR="00D04C8A">
            <w:fldChar w:fldCharType="separate"/>
          </w:r>
          <w:r w:rsidR="00457D0D">
            <w:rPr>
              <w:noProof/>
            </w:rPr>
            <w:t xml:space="preserve"> </w:t>
          </w:r>
          <w:r w:rsidR="00457D0D" w:rsidRPr="00457D0D">
            <w:rPr>
              <w:noProof/>
            </w:rPr>
            <w:t>[76]</w:t>
          </w:r>
          <w:r w:rsidR="00D04C8A">
            <w:fldChar w:fldCharType="end"/>
          </w:r>
        </w:sdtContent>
      </w:sdt>
      <w:sdt>
        <w:sdtPr>
          <w:id w:val="1600446239"/>
          <w:citation/>
        </w:sdtPr>
        <w:sdtEndPr/>
        <w:sdtContent>
          <w:r w:rsidR="00D04C8A">
            <w:fldChar w:fldCharType="begin"/>
          </w:r>
          <w:r w:rsidR="00D04C8A">
            <w:instrText xml:space="preserve"> CITATION Cis211 \l 1033 </w:instrText>
          </w:r>
          <w:r w:rsidR="00D04C8A">
            <w:fldChar w:fldCharType="separate"/>
          </w:r>
          <w:r w:rsidR="00457D0D">
            <w:rPr>
              <w:noProof/>
            </w:rPr>
            <w:t xml:space="preserve"> </w:t>
          </w:r>
          <w:r w:rsidR="00457D0D" w:rsidRPr="00457D0D">
            <w:rPr>
              <w:noProof/>
            </w:rPr>
            <w:t>[16]</w:t>
          </w:r>
          <w:r w:rsidR="00D04C8A">
            <w:fldChar w:fldCharType="end"/>
          </w:r>
        </w:sdtContent>
      </w:sdt>
      <w:r>
        <w:t>.</w:t>
      </w:r>
    </w:p>
    <w:p w14:paraId="07FEA652" w14:textId="77777777" w:rsidR="00163D5A" w:rsidRDefault="00163D5A">
      <w:pPr>
        <w:pStyle w:val="FootnoteText"/>
      </w:pPr>
    </w:p>
  </w:footnote>
  <w:footnote w:id="7">
    <w:p w14:paraId="348631E2" w14:textId="601C49BB" w:rsidR="008E15E9" w:rsidRDefault="008E15E9" w:rsidP="008E15E9">
      <w:pPr>
        <w:pStyle w:val="FootnoteText"/>
      </w:pPr>
      <w:r>
        <w:rPr>
          <w:rStyle w:val="FootnoteReference"/>
        </w:rPr>
        <w:footnoteRef/>
      </w:r>
      <w:r>
        <w:t xml:space="preserve"> ISDN was useful due to because its public</w:t>
      </w:r>
      <w:r w:rsidR="00A55E64">
        <w:t xml:space="preserve"> (</w:t>
      </w:r>
      <w:r w:rsidR="00425055">
        <w:t>most of the times 1</w:t>
      </w:r>
      <w:r w:rsidR="008B4D8F">
        <w:t xml:space="preserve"> active</w:t>
      </w:r>
      <w:r w:rsidR="00425055">
        <w:t xml:space="preserve"> data line + </w:t>
      </w:r>
      <w:r w:rsidR="00490C02">
        <w:t>BRI|PRI</w:t>
      </w:r>
      <w:r w:rsidR="00425055">
        <w:t xml:space="preserve"> voice </w:t>
      </w:r>
      <w:r w:rsidR="00596D60">
        <w:t>channels</w:t>
      </w:r>
      <w:r w:rsidR="00A55E64">
        <w:t>)</w:t>
      </w:r>
      <w:r>
        <w:t xml:space="preserve"> </w:t>
      </w:r>
      <w:sdt>
        <w:sdtPr>
          <w:id w:val="-623537038"/>
          <w:citation/>
        </w:sdtPr>
        <w:sdtEndPr/>
        <w:sdtContent>
          <w:r w:rsidR="00D60C66">
            <w:fldChar w:fldCharType="begin"/>
          </w:r>
          <w:r w:rsidR="00D60C66">
            <w:instrText xml:space="preserve"> CITATION Dif21 \l 1033 </w:instrText>
          </w:r>
          <w:r w:rsidR="00D60C66">
            <w:fldChar w:fldCharType="separate"/>
          </w:r>
          <w:r w:rsidR="00457D0D" w:rsidRPr="00457D0D">
            <w:rPr>
              <w:noProof/>
            </w:rPr>
            <w:t>[78]</w:t>
          </w:r>
          <w:r w:rsidR="00D60C66">
            <w:fldChar w:fldCharType="end"/>
          </w:r>
        </w:sdtContent>
      </w:sdt>
      <w:r w:rsidR="00D60C66">
        <w:t xml:space="preserve"> </w:t>
      </w:r>
      <w:r>
        <w:t>meaning a</w:t>
      </w:r>
      <w:r w:rsidR="00A55E64">
        <w:t>n</w:t>
      </w:r>
      <w:r>
        <w:t xml:space="preserve"> incoming call could be made but point-to-point had no call ability due to had no public access as line directly.</w:t>
      </w:r>
    </w:p>
  </w:footnote>
  <w:footnote w:id="8">
    <w:p w14:paraId="3E9CB353" w14:textId="4B613F7C" w:rsidR="002A1A80" w:rsidRDefault="002A1A80">
      <w:pPr>
        <w:pStyle w:val="FootnoteText"/>
      </w:pPr>
      <w:r>
        <w:rPr>
          <w:rStyle w:val="FootnoteReference"/>
        </w:rPr>
        <w:footnoteRef/>
      </w:r>
      <w:r>
        <w:t xml:space="preserve">  </w:t>
      </w:r>
      <w:r w:rsidR="00441079">
        <w:t>Usually,</w:t>
      </w:r>
      <w:r>
        <w:t xml:space="preserve"> software client is downloaded by redirecting automatically when connecting to </w:t>
      </w:r>
      <w:r w:rsidR="00991EAA">
        <w:t xml:space="preserve">a </w:t>
      </w:r>
      <w:r w:rsidR="00803BFA">
        <w:t>“</w:t>
      </w:r>
      <w:r w:rsidR="00991EAA">
        <w:t>VPN</w:t>
      </w:r>
      <w:r w:rsidR="00803BFA">
        <w:t>”</w:t>
      </w:r>
      <w:r w:rsidR="00991EAA">
        <w:t xml:space="preserve"> portal.</w:t>
      </w:r>
    </w:p>
    <w:p w14:paraId="6CCD513F" w14:textId="77777777" w:rsidR="00057CAD" w:rsidRDefault="00057CAD">
      <w:pPr>
        <w:pStyle w:val="FootnoteText"/>
      </w:pPr>
    </w:p>
  </w:footnote>
  <w:footnote w:id="9">
    <w:p w14:paraId="078D5133" w14:textId="57A22119" w:rsidR="008F1B5D" w:rsidRDefault="008F1B5D">
      <w:pPr>
        <w:pStyle w:val="FootnoteText"/>
      </w:pPr>
      <w:r>
        <w:rPr>
          <w:rStyle w:val="FootnoteReference"/>
        </w:rPr>
        <w:footnoteRef/>
      </w:r>
      <w:r>
        <w:t xml:space="preserve"> </w:t>
      </w:r>
      <w:r w:rsidR="00F0003A">
        <w:t xml:space="preserve">End-to-end-encryption depends if </w:t>
      </w:r>
      <w:r w:rsidR="00DB0860">
        <w:t>the</w:t>
      </w:r>
      <w:r w:rsidR="00F0003A">
        <w:t xml:space="preserve"> host </w:t>
      </w:r>
      <w:r w:rsidR="00DB0860">
        <w:t xml:space="preserve">that </w:t>
      </w:r>
      <w:r w:rsidR="00F0003A">
        <w:t xml:space="preserve">connects to a remote network or a host and this network or host </w:t>
      </w:r>
      <w:r w:rsidR="00DC70EE">
        <w:t xml:space="preserve">(remote) </w:t>
      </w:r>
      <w:r w:rsidR="00F0003A">
        <w:t xml:space="preserve">implements any encryption at all to the received traffic </w:t>
      </w:r>
      <w:r w:rsidR="00EB7010">
        <w:t xml:space="preserve">or the target-service outside of exit node VPN is using encryption, </w:t>
      </w:r>
      <w:r w:rsidR="00F0003A">
        <w:t xml:space="preserve">so the user must be </w:t>
      </w:r>
      <w:r w:rsidR="009D55DA">
        <w:t>aware</w:t>
      </w:r>
      <w:r w:rsidR="00F0003A">
        <w:t xml:space="preserve"> about technology implementation at Layer 3</w:t>
      </w:r>
      <w:r w:rsidR="00E721B9">
        <w:t xml:space="preserve"> </w:t>
      </w:r>
      <w:r w:rsidR="00083452">
        <w:t xml:space="preserve">(e.g., </w:t>
      </w:r>
      <w:r w:rsidR="00E721B9">
        <w:t>IPsec</w:t>
      </w:r>
      <w:r w:rsidR="00083452">
        <w:t>)</w:t>
      </w:r>
      <w:r w:rsidR="00F0003A">
        <w:t xml:space="preserve"> and</w:t>
      </w:r>
      <w:r w:rsidR="00A255E4">
        <w:t>/or</w:t>
      </w:r>
      <w:r w:rsidR="00F0003A">
        <w:t xml:space="preserve"> Layer 7 (e.g., https)</w:t>
      </w:r>
    </w:p>
  </w:footnote>
  <w:footnote w:id="10">
    <w:p w14:paraId="159791C4" w14:textId="2EE58D34" w:rsidR="002B3074" w:rsidRDefault="002B3074">
      <w:pPr>
        <w:pStyle w:val="FootnoteText"/>
      </w:pPr>
      <w:r>
        <w:rPr>
          <w:rStyle w:val="FootnoteReference"/>
        </w:rPr>
        <w:footnoteRef/>
      </w:r>
      <w:r>
        <w:t xml:space="preserve"> It is worth noting that TUN/TAP devices are only used by certain VPN protocols (such as OpenVPN and others) but not from some like IKEv2</w:t>
      </w:r>
      <w:r w:rsidR="007A6BD8">
        <w:t>/IPsec</w:t>
      </w:r>
      <w:r w:rsidR="001D1D3E">
        <w:t xml:space="preserve"> but again you can implement the idea of TUN/TAP with either L2 </w:t>
      </w:r>
      <w:r w:rsidR="004A06D3">
        <w:t>IPsec</w:t>
      </w:r>
      <w:r w:rsidR="001D1D3E">
        <w:t xml:space="preserve"> or L3 </w:t>
      </w:r>
      <w:r w:rsidR="004A06D3">
        <w:t>IPsec</w:t>
      </w:r>
      <w:r w:rsidR="001D1D3E">
        <w:t xml:space="preserve"> e.g., L2TP/IPsec or IKEv2/IPsec</w:t>
      </w:r>
    </w:p>
  </w:footnote>
  <w:footnote w:id="11">
    <w:p w14:paraId="4AD3D4E0" w14:textId="486C622D" w:rsidR="00723650" w:rsidRDefault="00723650">
      <w:pPr>
        <w:pStyle w:val="FootnoteText"/>
      </w:pPr>
      <w:r>
        <w:rPr>
          <w:rStyle w:val="FootnoteReference"/>
        </w:rPr>
        <w:footnoteRef/>
      </w:r>
      <w:r>
        <w:t xml:space="preserve"> Anyone can be a part of relay network</w:t>
      </w:r>
      <w:r w:rsidR="002C37F1">
        <w:t xml:space="preserve"> and the client machine is not only isolated in Tor Network </w:t>
      </w:r>
      <w:r w:rsidR="00F861BC">
        <w:t xml:space="preserve">it </w:t>
      </w:r>
      <w:r w:rsidR="002C37F1">
        <w:t>can do other things as well if it is capable of</w:t>
      </w:r>
      <w:r>
        <w:t>. With a software setup on client machine or laptop you can be either middle relay node or exit-node</w:t>
      </w:r>
      <w:r w:rsidR="00CF02F9">
        <w:t xml:space="preserve"> or</w:t>
      </w:r>
      <w:r>
        <w:t xml:space="preserve"> both</w:t>
      </w:r>
      <w:r w:rsidR="00CF02F9">
        <w:t xml:space="preserve"> </w:t>
      </w:r>
      <w:r>
        <w:t>at the same time</w:t>
      </w:r>
      <w:r w:rsidR="00CF02F9">
        <w:t xml:space="preserve"> but not entry-guard and exit-node together</w:t>
      </w:r>
      <w:r w:rsidR="00010848">
        <w:t xml:space="preserve"> now being the Guard Entry node is a more specific issue and must be trusted because this is where literally you could be spied from third parties</w:t>
      </w:r>
      <w:r w:rsidR="00944384">
        <w:t xml:space="preserve"> </w:t>
      </w:r>
      <w:r w:rsidR="001379B2">
        <w:t xml:space="preserve">and to alert them that you are using Tor </w:t>
      </w:r>
      <w:r w:rsidR="00944384">
        <w:t xml:space="preserve">also to point out </w:t>
      </w:r>
      <w:r w:rsidR="002F77C4">
        <w:t>an</w:t>
      </w:r>
      <w:r w:rsidR="00944384">
        <w:t xml:space="preserve"> Entry Guard node can’t be at the same time exit-node</w:t>
      </w:r>
      <w:r w:rsidR="002F77C4">
        <w:t xml:space="preserve"> because is like this concept. I</w:t>
      </w:r>
      <w:r w:rsidR="002F77C4" w:rsidRPr="002F77C4">
        <w:t>f you use a proxy or VPN, you have some anonymity, but also a single point of failure. If someone compromises the machine doing the relaying, they know your IP and the IP of where you're going</w:t>
      </w:r>
      <w:r w:rsidR="00C32255">
        <w:t xml:space="preserve"> </w:t>
      </w:r>
      <w:r w:rsidR="003F53AB">
        <w:t xml:space="preserve">(you have been deanonymized) </w:t>
      </w:r>
      <w:r w:rsidR="00C32255">
        <w:t>so basically sensitive security mechanism can’t be played at the same time from the same server</w:t>
      </w:r>
      <w:r w:rsidR="002F77C4" w:rsidRPr="002F77C4">
        <w:t>.</w:t>
      </w:r>
      <w:r w:rsidR="00944384">
        <w:t xml:space="preserve"> </w:t>
      </w:r>
      <w:sdt>
        <w:sdtPr>
          <w:id w:val="-421108987"/>
          <w:citation/>
        </w:sdtPr>
        <w:sdtEndPr/>
        <w:sdtContent>
          <w:r w:rsidR="00944384">
            <w:fldChar w:fldCharType="begin"/>
          </w:r>
          <w:r w:rsidR="00944384">
            <w:instrText xml:space="preserve"> CITATION Why21 \l 1033 </w:instrText>
          </w:r>
          <w:r w:rsidR="00944384">
            <w:fldChar w:fldCharType="separate"/>
          </w:r>
          <w:r w:rsidR="00457D0D" w:rsidRPr="00457D0D">
            <w:rPr>
              <w:noProof/>
            </w:rPr>
            <w:t>[79]</w:t>
          </w:r>
          <w:r w:rsidR="00944384">
            <w:fldChar w:fldCharType="end"/>
          </w:r>
        </w:sdtContent>
      </w:sdt>
      <w:r>
        <w:t>. Your internet connection must be good</w:t>
      </w:r>
      <w:r w:rsidR="00C00D9A">
        <w:t xml:space="preserve"> too.</w:t>
      </w:r>
    </w:p>
    <w:p w14:paraId="56955EC2" w14:textId="77777777" w:rsidR="00AB3986" w:rsidRDefault="00AB3986">
      <w:pPr>
        <w:pStyle w:val="FootnoteText"/>
      </w:pPr>
    </w:p>
  </w:footnote>
  <w:footnote w:id="12">
    <w:p w14:paraId="093BA298" w14:textId="793C951F" w:rsidR="00C028CF" w:rsidRDefault="00AB3986">
      <w:pPr>
        <w:pStyle w:val="FootnoteText"/>
      </w:pPr>
      <w:r>
        <w:rPr>
          <w:rStyle w:val="FootnoteReference"/>
        </w:rPr>
        <w:footnoteRef/>
      </w:r>
      <w:r>
        <w:t xml:space="preserve"> </w:t>
      </w:r>
      <w:r w:rsidR="00C028CF">
        <w:t>Below 2 hops the encryption schema won’t work you won’t be anonymous.</w:t>
      </w:r>
    </w:p>
    <w:p w14:paraId="531733F0" w14:textId="62A69EE6" w:rsidR="00AB3986" w:rsidRDefault="00AB3986">
      <w:pPr>
        <w:pStyle w:val="FootnoteText"/>
      </w:pPr>
    </w:p>
  </w:footnote>
  <w:footnote w:id="13">
    <w:p w14:paraId="29AE22F0" w14:textId="2A03F502" w:rsidR="00C028CF" w:rsidRDefault="00C028CF">
      <w:pPr>
        <w:pStyle w:val="FootnoteText"/>
      </w:pPr>
      <w:r>
        <w:rPr>
          <w:rStyle w:val="FootnoteReference"/>
        </w:rPr>
        <w:footnoteRef/>
      </w:r>
      <w:r>
        <w:t xml:space="preserve"> </w:t>
      </w:r>
      <w:r w:rsidRPr="00AB5A13">
        <w:t>First the connection and shared key is established in PC1 with guard node</w:t>
      </w:r>
      <w:r w:rsidR="00DC1E2A">
        <w:t xml:space="preserve"> (or exit-node depends on implementation schema)</w:t>
      </w:r>
      <w:r w:rsidRPr="00AB5A13">
        <w:t xml:space="preserve"> then guard node extends</w:t>
      </w:r>
      <w:r w:rsidR="00DC1E2A">
        <w:t>/adds to</w:t>
      </w:r>
      <w:r w:rsidRPr="00AB5A13">
        <w:t xml:space="preserve"> the circuit by instructing middle relay node to establish shared key with PC1 </w:t>
      </w:r>
      <w:r w:rsidR="009026E5">
        <w:t xml:space="preserve">and every time they do that </w:t>
      </w:r>
      <w:r w:rsidRPr="00AB5A13">
        <w:t xml:space="preserve">the </w:t>
      </w:r>
      <w:r w:rsidR="0055119A">
        <w:t xml:space="preserve">previous </w:t>
      </w:r>
      <w:r w:rsidRPr="00AB5A13">
        <w:t>messages are already encrypted so nobody knows what’s going on.</w:t>
      </w:r>
    </w:p>
  </w:footnote>
  <w:footnote w:id="14">
    <w:p w14:paraId="7585A323" w14:textId="69821BA0" w:rsidR="001242BD" w:rsidRDefault="001242BD">
      <w:pPr>
        <w:pStyle w:val="FootnoteText"/>
      </w:pPr>
      <w:r>
        <w:rPr>
          <w:rStyle w:val="FootnoteReference"/>
        </w:rPr>
        <w:footnoteRef/>
      </w:r>
      <w:r>
        <w:t xml:space="preserve"> Exit Relays are public known</w:t>
      </w:r>
    </w:p>
  </w:footnote>
  <w:footnote w:id="15">
    <w:p w14:paraId="32C7A024" w14:textId="756ABB0C" w:rsidR="001242BD" w:rsidRDefault="001242BD">
      <w:pPr>
        <w:pStyle w:val="FootnoteText"/>
      </w:pPr>
      <w:r>
        <w:rPr>
          <w:rStyle w:val="FootnoteReference"/>
        </w:rPr>
        <w:footnoteRef/>
      </w:r>
      <w:r>
        <w:t xml:space="preserve"> </w:t>
      </w:r>
      <w:r>
        <w:t xml:space="preserve">except if use VPN on exit </w:t>
      </w:r>
      <w:r>
        <w:t xml:space="preserve">node </w:t>
      </w:r>
      <w:r>
        <w:t>mode for outgoing traffic;</w:t>
      </w:r>
    </w:p>
  </w:footnote>
  <w:footnote w:id="16">
    <w:p w14:paraId="257760CC" w14:textId="254E8C67" w:rsidR="00E20E3B" w:rsidRDefault="00E20E3B">
      <w:pPr>
        <w:pStyle w:val="FootnoteText"/>
      </w:pPr>
      <w:r>
        <w:rPr>
          <w:rStyle w:val="FootnoteReference"/>
        </w:rPr>
        <w:footnoteRef/>
      </w:r>
      <w:r>
        <w:t xml:space="preserve"> You install the server</w:t>
      </w:r>
      <w:r w:rsidR="00367CB8">
        <w:t xml:space="preserve"> application</w:t>
      </w:r>
      <w:r>
        <w:t xml:space="preserve"> and the client by configuring them in your own rules.</w:t>
      </w:r>
    </w:p>
  </w:footnote>
  <w:footnote w:id="17">
    <w:p w14:paraId="0CF0DB0F" w14:textId="50CC1AC6" w:rsidR="0030055D" w:rsidRDefault="0030055D">
      <w:pPr>
        <w:pStyle w:val="FootnoteText"/>
      </w:pPr>
      <w:r>
        <w:rPr>
          <w:rStyle w:val="FootnoteReference"/>
        </w:rPr>
        <w:footnoteRef/>
      </w:r>
      <w:r>
        <w:t xml:space="preserve"> traffic outside the tunnel is encrypted only if protocols used are encryption-based (i.e., SSH, pop3 etc.) and if its remote-access</w:t>
      </w:r>
      <w:r w:rsidR="00EA1137">
        <w:t xml:space="preserve"> (host-to-host) then</w:t>
      </w:r>
      <w:r>
        <w:t xml:space="preserve"> possible there is not E2EE except if the target host service</w:t>
      </w:r>
      <w:r w:rsidR="00355725">
        <w:t>/socket connection</w:t>
      </w:r>
      <w:r>
        <w:t xml:space="preserve"> </w:t>
      </w:r>
      <w:r w:rsidR="00EA1137">
        <w:t xml:space="preserve">that the traffic is forwarded </w:t>
      </w:r>
      <w:r>
        <w:t>is using encryption</w:t>
      </w:r>
      <w:r w:rsidR="00EA1137">
        <w:t xml:space="preserve"> (e.g., if website you visit is HTTP</w:t>
      </w:r>
      <w:r w:rsidR="008D03AF">
        <w:t xml:space="preserve"> </w:t>
      </w:r>
      <w:r w:rsidR="00EA1137">
        <w:t>the final exit VPN node will not have encryption as referred to host-to-host-to-target-website)</w:t>
      </w:r>
      <w:r>
        <w:t>.</w:t>
      </w:r>
    </w:p>
    <w:p w14:paraId="622C1F7A" w14:textId="77777777" w:rsidR="0030055D" w:rsidRDefault="0030055D">
      <w:pPr>
        <w:pStyle w:val="FootnoteText"/>
      </w:pPr>
    </w:p>
  </w:footnote>
  <w:footnote w:id="18">
    <w:p w14:paraId="403B49DD" w14:textId="7D499954" w:rsidR="00E237FA" w:rsidRDefault="00E237FA">
      <w:pPr>
        <w:pStyle w:val="FootnoteText"/>
      </w:pPr>
      <w:r>
        <w:rPr>
          <w:rStyle w:val="FootnoteReference"/>
        </w:rPr>
        <w:footnoteRef/>
      </w:r>
      <w:r>
        <w:t xml:space="preserve"> Makes </w:t>
      </w:r>
      <w:r w:rsidR="00E63423">
        <w:t xml:space="preserve">almost </w:t>
      </w:r>
      <w:r>
        <w:t xml:space="preserve">impossible for a Man in the Middle attack from decrypting all data packets gathered among different period of times/sessions because it needs to find every time the new </w:t>
      </w:r>
      <w:r w:rsidR="00D8015D">
        <w:t>crypto key</w:t>
      </w:r>
      <w:r w:rsidR="0021479B">
        <w:t xml:space="preserve"> to decipher</w:t>
      </w:r>
      <w:r>
        <w:t>.</w:t>
      </w:r>
    </w:p>
    <w:p w14:paraId="70AE7205" w14:textId="77777777" w:rsidR="00EE6550" w:rsidRDefault="00EE6550">
      <w:pPr>
        <w:pStyle w:val="FootnoteText"/>
      </w:pPr>
    </w:p>
  </w:footnote>
  <w:footnote w:id="19">
    <w:p w14:paraId="74F02659" w14:textId="383A7576" w:rsidR="00423F46" w:rsidRDefault="00423F46">
      <w:pPr>
        <w:pStyle w:val="FootnoteText"/>
      </w:pPr>
      <w:r>
        <w:rPr>
          <w:rStyle w:val="FootnoteReference"/>
        </w:rPr>
        <w:footnoteRef/>
      </w:r>
      <w:r>
        <w:t xml:space="preserve"> The actual data payload for Application Layer on TCP/IP model is not encrypted by Tor</w:t>
      </w:r>
      <w:r w:rsidR="009451F8">
        <w:t xml:space="preserve"> so the exit-node will remove the final layer of encrypted packet</w:t>
      </w:r>
      <w:r w:rsidR="005E4413">
        <w:t xml:space="preserve"> of Tor network</w:t>
      </w:r>
      <w:r w:rsidR="009451F8">
        <w:t xml:space="preserve"> but the Application Layer will be on its own </w:t>
      </w:r>
      <w:r w:rsidR="006845ED">
        <w:t xml:space="preserve">from now and on </w:t>
      </w:r>
      <w:r w:rsidR="009451F8">
        <w:t>depending what service the user initiated to make contact/socket with.</w:t>
      </w:r>
    </w:p>
    <w:p w14:paraId="35B90D14" w14:textId="77777777" w:rsidR="0074490B" w:rsidRDefault="0074490B">
      <w:pPr>
        <w:pStyle w:val="FootnoteText"/>
      </w:pPr>
    </w:p>
  </w:footnote>
  <w:footnote w:id="20">
    <w:p w14:paraId="037BB33C" w14:textId="12F6A87C" w:rsidR="0074490B" w:rsidRDefault="0074490B">
      <w:pPr>
        <w:pStyle w:val="FootnoteText"/>
      </w:pPr>
      <w:r>
        <w:rPr>
          <w:rStyle w:val="FootnoteReference"/>
        </w:rPr>
        <w:footnoteRef/>
      </w:r>
      <w:r>
        <w:t xml:space="preserve"> </w:t>
      </w:r>
      <w:r w:rsidR="00EE171B">
        <w:t>Again,</w:t>
      </w:r>
      <w:r>
        <w:t xml:space="preserve"> User must be aware of final target service that want to reach</w:t>
      </w:r>
      <w:r w:rsidR="001C2782">
        <w:t xml:space="preserve"> (http, https)</w:t>
      </w:r>
      <w:r>
        <w:t xml:space="preserve"> the outbound Interface of user will encrypt Traffic because is going through browser </w:t>
      </w:r>
      <w:r w:rsidR="00AE3292">
        <w:t xml:space="preserve">to the interface </w:t>
      </w:r>
      <w:r w:rsidR="00EE171B">
        <w:t xml:space="preserve">as inbound </w:t>
      </w:r>
      <w:r w:rsidR="00AE3292">
        <w:t xml:space="preserve">(top-to-down encapsulation OSI model) </w:t>
      </w:r>
      <w:r>
        <w:t>and also the Traffic will be getting extra layers of encryption inside Tor Network but on final exit-node the actual Application Data tier layer will be on its own.</w:t>
      </w:r>
    </w:p>
  </w:footnote>
  <w:footnote w:id="21">
    <w:p w14:paraId="6ED79D0D" w14:textId="34E1C9CB" w:rsidR="00276124" w:rsidRDefault="00276124">
      <w:pPr>
        <w:pStyle w:val="FootnoteText"/>
      </w:pPr>
      <w:r>
        <w:rPr>
          <w:rStyle w:val="FootnoteReference"/>
        </w:rPr>
        <w:footnoteRef/>
      </w:r>
      <w:r>
        <w:t xml:space="preserve"> An attack to guard</w:t>
      </w:r>
      <w:r w:rsidR="004B3096">
        <w:t>-</w:t>
      </w:r>
      <w:r>
        <w:t>node and</w:t>
      </w:r>
      <w:r w:rsidR="004371A8">
        <w:t>/or</w:t>
      </w:r>
      <w:r>
        <w:t xml:space="preserve"> exit</w:t>
      </w:r>
      <w:r w:rsidR="004B3096">
        <w:t>-</w:t>
      </w:r>
      <w:r>
        <w:t xml:space="preserve">node could be </w:t>
      </w:r>
      <w:r w:rsidR="00C01C45">
        <w:t xml:space="preserve">proven </w:t>
      </w:r>
      <w:r>
        <w:t>fatal for user’s anonymization.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777777" w:rsidR="0038379B" w:rsidRDefault="00383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73E803E2" w:rsidR="00507310" w:rsidRPr="00014B7D" w:rsidRDefault="001C0D5B">
    <w:pPr>
      <w:pStyle w:val="Header"/>
      <w:rPr>
        <w:color w:val="4472C4" w:themeColor="accent1"/>
      </w:rPr>
    </w:pPr>
    <w:r>
      <w:rPr>
        <w:noProof/>
        <w:color w:val="4472C4" w:themeColor="accent1"/>
      </w:rPr>
      <mc:AlternateContent>
        <mc:Choice Requires="wps">
          <w:drawing>
            <wp:anchor distT="0" distB="0" distL="114300" distR="114300" simplePos="0" relativeHeight="251666432" behindDoc="1" locked="0" layoutInCell="1" allowOverlap="1" wp14:anchorId="0CCAF7D5" wp14:editId="2BEFCE95">
              <wp:simplePos x="0" y="0"/>
              <wp:positionH relativeFrom="column">
                <wp:posOffset>6005015</wp:posOffset>
              </wp:positionH>
              <wp:positionV relativeFrom="paragraph">
                <wp:posOffset>552734</wp:posOffset>
              </wp:positionV>
              <wp:extent cx="457200" cy="822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CCAF7D5" id="_x0000_t202" coordsize="21600,21600" o:spt="202" path="m,l,21600r21600,l21600,xe">
              <v:stroke joinstyle="miter"/>
              <v:path gradientshapeok="t" o:connecttype="rect"/>
            </v:shapetype>
            <v:shape id="Text Box 44" o:spid="_x0000_s1030" type="#_x0000_t202" style="position:absolute;margin-left:472.85pt;margin-top:43.5pt;width:36pt;height:9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65408" behindDoc="1" locked="0" layoutInCell="1" allowOverlap="1" wp14:anchorId="63458F8D" wp14:editId="5E6C4E56">
              <wp:simplePos x="0" y="0"/>
              <wp:positionH relativeFrom="column">
                <wp:posOffset>6379258</wp:posOffset>
              </wp:positionH>
              <wp:positionV relativeFrom="paragraph">
                <wp:posOffset>498143</wp:posOffset>
              </wp:positionV>
              <wp:extent cx="45719" cy="8229600"/>
              <wp:effectExtent l="0" t="0" r="12065" b="19050"/>
              <wp:wrapNone/>
              <wp:docPr id="43" name="Rectangle 43"/>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2E8C6" id="Rectangle 43" o:spid="_x0000_s1026" style="position:absolute;margin-left:502.3pt;margin-top:39.2pt;width:3.6pt;height:9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oCS4A6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507310">
          <w:rPr>
            <w:color w:val="4472C4" w:themeColor="accent1"/>
          </w:rPr>
          <w:t>Network Traffic Encryption Tools in short</w:t>
        </w:r>
      </w:sdtContent>
    </w:sdt>
    <w:r w:rsidR="00507310">
      <w:rPr>
        <w:noProof/>
        <w:color w:val="4472C4" w:themeColor="accent1"/>
      </w:rPr>
      <mc:AlternateContent>
        <mc:Choice Requires="wpg">
          <w:drawing>
            <wp:anchor distT="0" distB="0" distL="114300" distR="114300" simplePos="0" relativeHeight="251662336" behindDoc="0" locked="0" layoutInCell="1" allowOverlap="1" wp14:anchorId="27DB5433" wp14:editId="3BEECEFF">
              <wp:simplePos x="0" y="0"/>
              <wp:positionH relativeFrom="column">
                <wp:posOffset>5153025</wp:posOffset>
              </wp:positionH>
              <wp:positionV relativeFrom="paragraph">
                <wp:posOffset>-228600</wp:posOffset>
              </wp:positionV>
              <wp:extent cx="1700784" cy="1024128"/>
              <wp:effectExtent l="0" t="0" r="0" b="24130"/>
              <wp:wrapNone/>
              <wp:docPr id="5" name="Group 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7" name="Rectangle 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E4EF8" id="Group 5" o:spid="_x0000_s1026" style="position:absolute;margin-left:405.75pt;margin-top:-18pt;width:133.9pt;height:80.65pt;z-index:25166233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">
              <v:rect id="Rectangle 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17"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il M">
    <w15:presenceInfo w15:providerId="Windows Live" w15:userId="984e34b0a2497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0FALYd2lE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FED"/>
    <w:rsid w:val="00066EB1"/>
    <w:rsid w:val="000676F4"/>
    <w:rsid w:val="00067B5F"/>
    <w:rsid w:val="00067E6A"/>
    <w:rsid w:val="0007053E"/>
    <w:rsid w:val="000716B5"/>
    <w:rsid w:val="00072A43"/>
    <w:rsid w:val="0007331B"/>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5407"/>
    <w:rsid w:val="000C59A2"/>
    <w:rsid w:val="000C5BDF"/>
    <w:rsid w:val="000C6893"/>
    <w:rsid w:val="000D1706"/>
    <w:rsid w:val="000D3367"/>
    <w:rsid w:val="000D79D8"/>
    <w:rsid w:val="000E0693"/>
    <w:rsid w:val="000E1506"/>
    <w:rsid w:val="000E5B4E"/>
    <w:rsid w:val="000E7E05"/>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278"/>
    <w:rsid w:val="001513F4"/>
    <w:rsid w:val="00151840"/>
    <w:rsid w:val="00151A4A"/>
    <w:rsid w:val="00151D37"/>
    <w:rsid w:val="0015319C"/>
    <w:rsid w:val="00153436"/>
    <w:rsid w:val="0015640D"/>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2655"/>
    <w:rsid w:val="0040389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50B26"/>
    <w:rsid w:val="004525C1"/>
    <w:rsid w:val="00452A8A"/>
    <w:rsid w:val="00454D9C"/>
    <w:rsid w:val="00457D0D"/>
    <w:rsid w:val="00460ECB"/>
    <w:rsid w:val="00461620"/>
    <w:rsid w:val="004639CE"/>
    <w:rsid w:val="00463CCF"/>
    <w:rsid w:val="00463F65"/>
    <w:rsid w:val="0046549E"/>
    <w:rsid w:val="004669E3"/>
    <w:rsid w:val="0047025D"/>
    <w:rsid w:val="004705D2"/>
    <w:rsid w:val="00471AEC"/>
    <w:rsid w:val="0047252C"/>
    <w:rsid w:val="00472BD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807"/>
    <w:rsid w:val="00656BEE"/>
    <w:rsid w:val="0066037E"/>
    <w:rsid w:val="0066093A"/>
    <w:rsid w:val="00660998"/>
    <w:rsid w:val="00664A4F"/>
    <w:rsid w:val="006658D1"/>
    <w:rsid w:val="00665B00"/>
    <w:rsid w:val="0066623B"/>
    <w:rsid w:val="006663B7"/>
    <w:rsid w:val="00666B1E"/>
    <w:rsid w:val="0066713D"/>
    <w:rsid w:val="006677A6"/>
    <w:rsid w:val="00670B88"/>
    <w:rsid w:val="006717CA"/>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D4E"/>
    <w:rsid w:val="006C4A81"/>
    <w:rsid w:val="006C5CD8"/>
    <w:rsid w:val="006D1E3D"/>
    <w:rsid w:val="006D236C"/>
    <w:rsid w:val="006D2F25"/>
    <w:rsid w:val="006D3FA7"/>
    <w:rsid w:val="006D6032"/>
    <w:rsid w:val="006D75D6"/>
    <w:rsid w:val="006E08DF"/>
    <w:rsid w:val="006E10AB"/>
    <w:rsid w:val="006E161E"/>
    <w:rsid w:val="006E2F41"/>
    <w:rsid w:val="006E5E35"/>
    <w:rsid w:val="006E6028"/>
    <w:rsid w:val="006E63D7"/>
    <w:rsid w:val="006E720A"/>
    <w:rsid w:val="006E75FD"/>
    <w:rsid w:val="006F1E6B"/>
    <w:rsid w:val="006F26E1"/>
    <w:rsid w:val="006F2C46"/>
    <w:rsid w:val="006F2E7C"/>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7173"/>
    <w:rsid w:val="00757653"/>
    <w:rsid w:val="00762A78"/>
    <w:rsid w:val="00765694"/>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942FB"/>
    <w:rsid w:val="00796346"/>
    <w:rsid w:val="007A3190"/>
    <w:rsid w:val="007A442A"/>
    <w:rsid w:val="007A6BD8"/>
    <w:rsid w:val="007A7015"/>
    <w:rsid w:val="007A75B7"/>
    <w:rsid w:val="007B01AE"/>
    <w:rsid w:val="007B1DFF"/>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19A9"/>
    <w:rsid w:val="00852891"/>
    <w:rsid w:val="0085392F"/>
    <w:rsid w:val="00860130"/>
    <w:rsid w:val="00860CBF"/>
    <w:rsid w:val="00860F02"/>
    <w:rsid w:val="00861411"/>
    <w:rsid w:val="00862990"/>
    <w:rsid w:val="00862E8E"/>
    <w:rsid w:val="00863141"/>
    <w:rsid w:val="00865EC7"/>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516D"/>
    <w:rsid w:val="008A558D"/>
    <w:rsid w:val="008A6287"/>
    <w:rsid w:val="008A68F7"/>
    <w:rsid w:val="008B25FD"/>
    <w:rsid w:val="008B2C27"/>
    <w:rsid w:val="008B456F"/>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B03"/>
    <w:rsid w:val="008D1CEF"/>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2056"/>
    <w:rsid w:val="009630FF"/>
    <w:rsid w:val="0096547B"/>
    <w:rsid w:val="00966F2F"/>
    <w:rsid w:val="0096727B"/>
    <w:rsid w:val="009678C9"/>
    <w:rsid w:val="00970FA1"/>
    <w:rsid w:val="0097165E"/>
    <w:rsid w:val="009742B8"/>
    <w:rsid w:val="00976978"/>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147F"/>
    <w:rsid w:val="00C63A94"/>
    <w:rsid w:val="00C64999"/>
    <w:rsid w:val="00C64A9C"/>
    <w:rsid w:val="00C65F4C"/>
    <w:rsid w:val="00C6690C"/>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15BC"/>
    <w:rsid w:val="00D22C2E"/>
    <w:rsid w:val="00D2384E"/>
    <w:rsid w:val="00D2488E"/>
    <w:rsid w:val="00D24A05"/>
    <w:rsid w:val="00D24DCD"/>
    <w:rsid w:val="00D276CA"/>
    <w:rsid w:val="00D27FB2"/>
    <w:rsid w:val="00D30FB7"/>
    <w:rsid w:val="00D336D2"/>
    <w:rsid w:val="00D33FB6"/>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E45"/>
    <w:rsid w:val="00DF349D"/>
    <w:rsid w:val="00DF3C55"/>
    <w:rsid w:val="00DF5107"/>
    <w:rsid w:val="00DF7118"/>
    <w:rsid w:val="00E03628"/>
    <w:rsid w:val="00E03B87"/>
    <w:rsid w:val="00E03FD3"/>
    <w:rsid w:val="00E10144"/>
    <w:rsid w:val="00E10676"/>
    <w:rsid w:val="00E10CEE"/>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A1137"/>
    <w:rsid w:val="00EA5EB4"/>
    <w:rsid w:val="00EA6FE9"/>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xcitingip.com/780/an-introduction-for-enterprise-vpn-virtual-private-network/"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en.wikipedia.org/wiki/Overlay_network"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TUN/TAP" TargetMode="External"/><Relationship Id="rId11" Type="http://schemas.openxmlformats.org/officeDocument/2006/relationships/image" Target="media/image2.png"/><Relationship Id="rId24" Type="http://schemas.openxmlformats.org/officeDocument/2006/relationships/hyperlink" Target="https://excitingip.com/780/an-introduction-for-enterprise-vpn-virtual-private-network/"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en.wikipedia.org/wiki/Free_and_open-source_software" TargetMode="External"/><Relationship Id="rId45" Type="http://schemas.openxmlformats.org/officeDocument/2006/relationships/chart" Target="charts/chart1.xml"/><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en.wikipedia.org/wiki/Internet_service_provider" TargetMode="External"/><Relationship Id="rId31" Type="http://schemas.openxmlformats.org/officeDocument/2006/relationships/hyperlink" Target="https://tb-manual.torproject.org/about/" TargetMode="External"/><Relationship Id="rId44" Type="http://schemas.openxmlformats.org/officeDocument/2006/relationships/hyperlink" Target="https://en.wikipedia.org/wiki/Traffic_analysi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excitingip.com/780/an-introduction-for-enterprise-vpn-virtual-private-networ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en.wikipedia.org/wiki/Computer_and_network_surveillance"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s://www.youtube.com/watch?v=QRYzre4bf7I" TargetMode="External"/><Relationship Id="rId38" Type="http://schemas.openxmlformats.org/officeDocument/2006/relationships/hyperlink" Target="https://www.gp-digital.org/world-map-of-encryption/" TargetMode="External"/><Relationship Id="rId46" Type="http://schemas.openxmlformats.org/officeDocument/2006/relationships/image" Target="media/image18.png"/><Relationship Id="rId20" Type="http://schemas.openxmlformats.org/officeDocument/2006/relationships/image" Target="media/image6.jpeg"/><Relationship Id="rId41" Type="http://schemas.openxmlformats.org/officeDocument/2006/relationships/hyperlink" Target="https://en.wikipedia.org/wiki/Anonymity"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www.gp-digital.org/world-map-of-encryption/" TargetMode="External"/><Relationship Id="rId49"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316660BC8EA9457895FDFC497DC1DFBF"/>
        <w:category>
          <w:name w:val="General"/>
          <w:gallery w:val="placeholder"/>
        </w:category>
        <w:types>
          <w:type w:val="bbPlcHdr"/>
        </w:types>
        <w:behaviors>
          <w:behavior w:val="content"/>
        </w:behaviors>
        <w:guid w:val="{28523EDC-54FB-4E52-8274-716AFB583335}"/>
      </w:docPartPr>
      <w:docPartBody>
        <w:p w:rsidR="00A47F9C" w:rsidRDefault="00CF3E5B">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3A29D6"/>
    <w:rsid w:val="0058735F"/>
    <w:rsid w:val="00701E3F"/>
    <w:rsid w:val="00A47F9C"/>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A47F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16681</TotalTime>
  <Pages>1</Pages>
  <Words>12235</Words>
  <Characters>70969</Characters>
  <Application>Microsoft Office Word</Application>
  <DocSecurity>0</DocSecurity>
  <Lines>2087</Lines>
  <Paragraphs>945</Paragraphs>
  <ScaleCrop>false</ScaleCrop>
  <HeadingPairs>
    <vt:vector size="2" baseType="variant">
      <vt:variant>
        <vt:lpstr>Title</vt:lpstr>
      </vt:variant>
      <vt:variant>
        <vt:i4>1</vt:i4>
      </vt:variant>
    </vt:vector>
  </HeadingPairs>
  <TitlesOfParts>
    <vt:vector size="1" baseType="lpstr">
      <vt:lpstr>Network Traffic Encryption Tools in short</vt:lpstr>
    </vt:vector>
  </TitlesOfParts>
  <Company>Computer science year 3, computer and network security</Company>
  <LinksUpToDate>false</LinksUpToDate>
  <CharactersWithSpaces>82259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Traffic Encryption Tools in short</dc:title>
  <dc:subject>Comparison of tools and use case &amp; study literature review</dc:subject>
  <dc:creator>Michail M</dc:creator>
  <cp:keywords/>
  <dc:description/>
  <cp:lastModifiedBy>Michail M</cp:lastModifiedBy>
  <cp:revision>1803</cp:revision>
  <cp:lastPrinted>2021-11-25T12:20:00Z</cp:lastPrinted>
  <dcterms:created xsi:type="dcterms:W3CDTF">2021-11-19T11:17:00Z</dcterms:created>
  <dcterms:modified xsi:type="dcterms:W3CDTF">2021-12-05T19:15:00Z</dcterms:modified>
</cp:coreProperties>
</file>